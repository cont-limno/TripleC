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F75AB" w14:textId="77777777" w:rsidR="00523288" w:rsidRDefault="00925D81">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p w14:paraId="4584164E" w14:textId="33C95DD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corridor</w:t>
      </w:r>
      <w:del w:id="0" w:author="immccull@gmail.com" w:date="2022-07-25T17:08:00Z">
        <w:r w:rsidDel="003E7CEA">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s in the conterminous US: a coarse-filter approach based on lake-stream network</w:t>
      </w:r>
      <w:r w:rsidR="007C2BE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p>
    <w:p w14:paraId="77588AF2"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p w14:paraId="1AD7533D" w14:textId="77777777" w:rsidR="00523288" w:rsidRDefault="00925D81">
      <w:pPr>
        <w:spacing w:before="240" w:after="240"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Patrick J Hanly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Katelyn BS King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Tyler Wagner</w:t>
      </w:r>
      <w:r>
        <w:rPr>
          <w:rFonts w:ascii="Times New Roman" w:eastAsia="Times New Roman" w:hAnsi="Times New Roman" w:cs="Times New Roman"/>
          <w:sz w:val="24"/>
          <w:szCs w:val="24"/>
          <w:vertAlign w:val="superscript"/>
        </w:rPr>
        <w:t>2</w:t>
      </w:r>
    </w:p>
    <w:p w14:paraId="51A0FF3C"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Fisheries and Wildlife, Michigan State University, East Lansing, MI, 48824, USA</w:t>
      </w:r>
    </w:p>
    <w:p w14:paraId="286C83DB"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U.S. Geological Survey, Pennsylvania Cooperative Fish and Wildlife Research Unit, Pennsylvania State University, University Park, PA, 16801, USA</w:t>
      </w:r>
    </w:p>
    <w:p w14:paraId="53FD0E68" w14:textId="02065300" w:rsidR="00523288" w:rsidRPr="00380E28" w:rsidRDefault="00925D81">
      <w:pPr>
        <w:spacing w:before="240" w:after="240" w:line="480" w:lineRule="auto"/>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Address for correspondence</w:t>
      </w:r>
      <w:r w:rsidR="00EE5C5E">
        <w:rPr>
          <w:rFonts w:ascii="Times New Roman" w:eastAsia="Times New Roman" w:hAnsi="Times New Roman" w:cs="Times New Roman"/>
          <w:sz w:val="24"/>
          <w:szCs w:val="24"/>
        </w:rPr>
        <w:t xml:space="preserve"> (Ian McCullough)</w:t>
      </w:r>
      <w:r>
        <w:rPr>
          <w:rFonts w:ascii="Times New Roman" w:eastAsia="Times New Roman" w:hAnsi="Times New Roman" w:cs="Times New Roman"/>
          <w:sz w:val="24"/>
          <w:szCs w:val="24"/>
        </w:rPr>
        <w:t xml:space="preserve">: Department of Fisheries and Wildlife, Michigan State University, East Lansing, MI, 48824, USA, email: </w:t>
      </w:r>
      <w:hyperlink r:id="rId8">
        <w:r>
          <w:rPr>
            <w:rFonts w:ascii="Times New Roman" w:eastAsia="Times New Roman" w:hAnsi="Times New Roman" w:cs="Times New Roman"/>
            <w:color w:val="1155CC"/>
            <w:sz w:val="24"/>
            <w:szCs w:val="24"/>
            <w:u w:val="single"/>
          </w:rPr>
          <w:t>immccull@gmail.com</w:t>
        </w:r>
      </w:hyperlink>
      <w:r>
        <w:rPr>
          <w:rFonts w:ascii="Times New Roman" w:eastAsia="Times New Roman" w:hAnsi="Times New Roman" w:cs="Times New Roman"/>
          <w:color w:val="1155CC"/>
          <w:sz w:val="24"/>
          <w:szCs w:val="24"/>
        </w:rPr>
        <w:t xml:space="preserve"> </w:t>
      </w:r>
    </w:p>
    <w:p w14:paraId="6FF40E4D" w14:textId="77777777" w:rsidR="00380E28" w:rsidRDefault="00925D81" w:rsidP="00380E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Disclaimer: 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finding or policy.</w:t>
      </w:r>
    </w:p>
    <w:p w14:paraId="63637D28" w14:textId="40014332" w:rsidR="00523288" w:rsidRPr="00FB37ED" w:rsidRDefault="00925D81" w:rsidP="00380E2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Open research</w:t>
      </w:r>
      <w:r>
        <w:rPr>
          <w:rFonts w:ascii="Times New Roman" w:eastAsia="Times New Roman" w:hAnsi="Times New Roman" w:cs="Times New Roman"/>
          <w:sz w:val="24"/>
          <w:szCs w:val="24"/>
        </w:rPr>
        <w:t xml:space="preserve">: All data, metadata, and R analysis scripts are currently available at </w:t>
      </w:r>
      <w:bookmarkStart w:id="1" w:name="_Hlk109735311"/>
      <w:r>
        <w:fldChar w:fldCharType="begin"/>
      </w:r>
      <w:r>
        <w:instrText xml:space="preserve"> HYPERLINK "https://github.com/cont-limno/TripleC" \h </w:instrText>
      </w:r>
      <w:r>
        <w:fldChar w:fldCharType="separate"/>
      </w:r>
      <w:r>
        <w:rPr>
          <w:rFonts w:ascii="Times New Roman" w:eastAsia="Times New Roman" w:hAnsi="Times New Roman" w:cs="Times New Roman"/>
          <w:color w:val="1155CC"/>
          <w:sz w:val="24"/>
          <w:szCs w:val="24"/>
          <w:u w:val="single"/>
        </w:rPr>
        <w:t>https://github.com/cont-limno/TripleC</w:t>
      </w:r>
      <w:r>
        <w:rPr>
          <w:rFonts w:ascii="Times New Roman" w:eastAsia="Times New Roman" w:hAnsi="Times New Roman" w:cs="Times New Roman"/>
          <w:color w:val="1155CC"/>
          <w:sz w:val="24"/>
          <w:szCs w:val="24"/>
          <w:u w:val="single"/>
        </w:rPr>
        <w:fldChar w:fldCharType="end"/>
      </w:r>
      <w:bookmarkEnd w:id="1"/>
      <w:r>
        <w:rPr>
          <w:rFonts w:ascii="Times New Roman" w:eastAsia="Times New Roman" w:hAnsi="Times New Roman" w:cs="Times New Roman"/>
          <w:sz w:val="24"/>
          <w:szCs w:val="24"/>
        </w:rPr>
        <w:t xml:space="preserve">. Upon publication, this repository will be permanently archived in a publicly accessible online location </w:t>
      </w:r>
      <w:ins w:id="2" w:author="immccull@gmail.com" w:date="2022-08-06T13:50:00Z">
        <w:r w:rsidR="000220F8">
          <w:rPr>
            <w:rFonts w:ascii="Times New Roman" w:eastAsia="Times New Roman" w:hAnsi="Times New Roman" w:cs="Times New Roman"/>
            <w:sz w:val="24"/>
            <w:szCs w:val="24"/>
          </w:rPr>
          <w:t xml:space="preserve">(Zenodo) </w:t>
        </w:r>
      </w:ins>
      <w:r>
        <w:rPr>
          <w:rFonts w:ascii="Times New Roman" w:eastAsia="Times New Roman" w:hAnsi="Times New Roman" w:cs="Times New Roman"/>
          <w:sz w:val="24"/>
          <w:szCs w:val="24"/>
        </w:rPr>
        <w:t>and cited in our methods.</w:t>
      </w:r>
      <w:r w:rsidR="00380E28">
        <w:rPr>
          <w:rFonts w:ascii="Times New Roman" w:eastAsia="Times New Roman" w:hAnsi="Times New Roman" w:cs="Times New Roman"/>
          <w:sz w:val="24"/>
          <w:szCs w:val="24"/>
        </w:rPr>
        <w:t xml:space="preserve"> </w:t>
      </w:r>
      <w:r w:rsidR="00380E28" w:rsidRPr="00773D19">
        <w:rPr>
          <w:rFonts w:ascii="Times New Roman" w:eastAsia="Times New Roman" w:hAnsi="Times New Roman" w:cs="Times New Roman"/>
          <w:sz w:val="24"/>
          <w:szCs w:val="24"/>
        </w:rPr>
        <w:t>We used a combination of data already published and publicly available (cited in manuscript) and data provided as private-for peer review (shared publicly in a repository).</w:t>
      </w:r>
      <w:ins w:id="3" w:author="immccull@gmail.com" w:date="2022-07-27T11:36:00Z">
        <w:r w:rsidR="004147CB">
          <w:rPr>
            <w:rFonts w:ascii="Times New Roman" w:eastAsia="Times New Roman" w:hAnsi="Times New Roman" w:cs="Times New Roman"/>
            <w:sz w:val="24"/>
            <w:szCs w:val="24"/>
          </w:rPr>
          <w:t xml:space="preserve"> </w:t>
        </w:r>
        <w:r w:rsidR="004147CB" w:rsidRPr="00FB37ED">
          <w:rPr>
            <w:rFonts w:ascii="Times New Roman" w:eastAsia="Times New Roman" w:hAnsi="Times New Roman" w:cs="Times New Roman"/>
            <w:sz w:val="24"/>
            <w:szCs w:val="24"/>
          </w:rPr>
          <w:t>Publicly available data</w:t>
        </w:r>
      </w:ins>
      <w:ins w:id="4" w:author="immccull@gmail.com" w:date="2022-07-27T11:49:00Z">
        <w:r w:rsidR="00FB37ED" w:rsidRPr="00FB37ED">
          <w:rPr>
            <w:rFonts w:ascii="Times New Roman" w:eastAsia="Times New Roman" w:hAnsi="Times New Roman" w:cs="Times New Roman"/>
            <w:sz w:val="24"/>
            <w:szCs w:val="24"/>
          </w:rPr>
          <w:t xml:space="preserve">sets </w:t>
        </w:r>
        <w:r w:rsidR="00FB37ED" w:rsidRPr="00FB37ED">
          <w:rPr>
            <w:rFonts w:ascii="Times New Roman" w:eastAsia="Times New Roman" w:hAnsi="Times New Roman" w:cs="Times New Roman"/>
            <w:sz w:val="24"/>
            <w:szCs w:val="24"/>
          </w:rPr>
          <w:lastRenderedPageBreak/>
          <w:t xml:space="preserve">utilized for this research are as follows: </w:t>
        </w:r>
      </w:ins>
      <w:ins w:id="5" w:author="immccull@gmail.com" w:date="2022-07-27T11:43:00Z">
        <w:r w:rsidR="001226B2" w:rsidRPr="00FB37ED">
          <w:rPr>
            <w:rFonts w:ascii="Times New Roman" w:hAnsi="Times New Roman" w:cs="Times New Roman"/>
            <w:sz w:val="24"/>
            <w:szCs w:val="24"/>
            <w:rPrChange w:id="6" w:author="immccull@gmail.com" w:date="2022-07-27T11:50:00Z">
              <w:rPr/>
            </w:rPrChange>
          </w:rPr>
          <w:t>LAGOS-US LOCUS v1.0 (</w:t>
        </w:r>
        <w:r w:rsidR="001226B2" w:rsidRPr="00FB37ED">
          <w:rPr>
            <w:rFonts w:ascii="Times New Roman" w:eastAsia="Times New Roman" w:hAnsi="Times New Roman" w:cs="Times New Roman"/>
            <w:sz w:val="24"/>
            <w:szCs w:val="24"/>
          </w:rPr>
          <w:fldChar w:fldCharType="begin"/>
        </w:r>
        <w:r w:rsidR="001226B2" w:rsidRPr="00FB37ED">
          <w:rPr>
            <w:rFonts w:ascii="Times New Roman" w:eastAsia="Times New Roman" w:hAnsi="Times New Roman" w:cs="Times New Roman"/>
            <w:sz w:val="24"/>
            <w:szCs w:val="24"/>
          </w:rPr>
          <w:instrText xml:space="preserve"> HYPERLINK "https://doi.org/10.6073/pasta/e5c2fb8d77467d3f03de4667ac2173ca" </w:instrText>
        </w:r>
        <w:r w:rsidR="001226B2" w:rsidRPr="00FB37ED">
          <w:rPr>
            <w:rFonts w:ascii="Times New Roman" w:eastAsia="Times New Roman" w:hAnsi="Times New Roman" w:cs="Times New Roman"/>
            <w:sz w:val="24"/>
            <w:szCs w:val="24"/>
          </w:rPr>
          <w:fldChar w:fldCharType="separate"/>
        </w:r>
        <w:r w:rsidR="001226B2" w:rsidRPr="00FB37ED">
          <w:rPr>
            <w:rStyle w:val="Hyperlink"/>
            <w:rFonts w:ascii="Times New Roman" w:eastAsia="Times New Roman" w:hAnsi="Times New Roman" w:cs="Times New Roman"/>
            <w:sz w:val="24"/>
            <w:szCs w:val="24"/>
          </w:rPr>
          <w:t>https://doi.org/10.6073/pasta/e5c2fb8d77467d3f03de4667ac2173ca</w:t>
        </w:r>
        <w:r w:rsidR="001226B2" w:rsidRPr="00FB37ED">
          <w:rPr>
            <w:rFonts w:ascii="Times New Roman" w:eastAsia="Times New Roman" w:hAnsi="Times New Roman" w:cs="Times New Roman"/>
            <w:sz w:val="24"/>
            <w:szCs w:val="24"/>
          </w:rPr>
          <w:fldChar w:fldCharType="end"/>
        </w:r>
        <w:r w:rsidR="001226B2" w:rsidRPr="00FB37ED">
          <w:rPr>
            <w:rFonts w:ascii="Times New Roman" w:eastAsia="Times New Roman" w:hAnsi="Times New Roman" w:cs="Times New Roman"/>
            <w:sz w:val="24"/>
            <w:szCs w:val="24"/>
          </w:rPr>
          <w:t xml:space="preserve">), </w:t>
        </w:r>
      </w:ins>
      <w:ins w:id="7" w:author="immccull@gmail.com" w:date="2022-07-27T11:36:00Z">
        <w:r w:rsidR="004147CB" w:rsidRPr="00FB37ED">
          <w:rPr>
            <w:rFonts w:ascii="Times New Roman" w:eastAsia="Times New Roman" w:hAnsi="Times New Roman" w:cs="Times New Roman"/>
            <w:sz w:val="24"/>
            <w:szCs w:val="24"/>
          </w:rPr>
          <w:t>LAGOS-US</w:t>
        </w:r>
      </w:ins>
      <w:ins w:id="8" w:author="immccull@gmail.com" w:date="2022-07-27T11:42:00Z">
        <w:r w:rsidR="001226B2" w:rsidRPr="00FB37ED">
          <w:rPr>
            <w:rFonts w:ascii="Times New Roman" w:eastAsia="Times New Roman" w:hAnsi="Times New Roman" w:cs="Times New Roman"/>
            <w:sz w:val="24"/>
            <w:szCs w:val="24"/>
          </w:rPr>
          <w:t xml:space="preserve"> </w:t>
        </w:r>
      </w:ins>
      <w:ins w:id="9" w:author="immccull@gmail.com" w:date="2022-07-27T11:36:00Z">
        <w:r w:rsidR="004147CB" w:rsidRPr="00FB37ED">
          <w:rPr>
            <w:rFonts w:ascii="Times New Roman" w:eastAsia="Times New Roman" w:hAnsi="Times New Roman" w:cs="Times New Roman"/>
            <w:sz w:val="24"/>
            <w:szCs w:val="24"/>
          </w:rPr>
          <w:t>NETWORKS</w:t>
        </w:r>
      </w:ins>
      <w:ins w:id="10" w:author="immccull@gmail.com" w:date="2022-07-27T11:39:00Z">
        <w:r w:rsidR="001226B2" w:rsidRPr="00FB37ED">
          <w:rPr>
            <w:rFonts w:ascii="Times New Roman" w:eastAsia="Times New Roman" w:hAnsi="Times New Roman" w:cs="Times New Roman"/>
            <w:sz w:val="24"/>
            <w:szCs w:val="24"/>
          </w:rPr>
          <w:t xml:space="preserve"> v1.0</w:t>
        </w:r>
      </w:ins>
      <w:ins w:id="11" w:author="immccull@gmail.com" w:date="2022-07-27T11:36:00Z">
        <w:r w:rsidR="004147CB" w:rsidRPr="00FB37ED">
          <w:rPr>
            <w:rFonts w:ascii="Times New Roman" w:eastAsia="Times New Roman" w:hAnsi="Times New Roman" w:cs="Times New Roman"/>
            <w:sz w:val="24"/>
            <w:szCs w:val="24"/>
          </w:rPr>
          <w:t xml:space="preserve"> (</w:t>
        </w:r>
      </w:ins>
      <w:ins w:id="12" w:author="immccull@gmail.com" w:date="2022-07-27T11:39:00Z">
        <w:r w:rsidR="001226B2" w:rsidRPr="00FB37ED">
          <w:rPr>
            <w:rFonts w:ascii="Times New Roman" w:hAnsi="Times New Roman" w:cs="Times New Roman"/>
            <w:sz w:val="24"/>
            <w:szCs w:val="24"/>
            <w:rPrChange w:id="13" w:author="immccull@gmail.com" w:date="2022-07-27T11:50:00Z">
              <w:rPr/>
            </w:rPrChange>
          </w:rPr>
          <w:fldChar w:fldCharType="begin"/>
        </w:r>
        <w:r w:rsidR="001226B2" w:rsidRPr="00FB37ED">
          <w:rPr>
            <w:rFonts w:ascii="Times New Roman" w:hAnsi="Times New Roman" w:cs="Times New Roman"/>
            <w:sz w:val="24"/>
            <w:szCs w:val="24"/>
            <w:rPrChange w:id="14" w:author="immccull@gmail.com" w:date="2022-07-27T11:50:00Z">
              <w:rPr/>
            </w:rPrChange>
          </w:rPr>
          <w:instrText xml:space="preserve"> HYPERLINK "https://doi.org/10.6073/pasta/98c9f11df55958065985c3e84a4fe995" </w:instrText>
        </w:r>
        <w:r w:rsidR="001226B2" w:rsidRPr="00FB37ED">
          <w:rPr>
            <w:rFonts w:ascii="Times New Roman" w:hAnsi="Times New Roman" w:cs="Times New Roman"/>
            <w:sz w:val="24"/>
            <w:szCs w:val="24"/>
            <w:rPrChange w:id="15" w:author="immccull@gmail.com" w:date="2022-07-27T11:50:00Z">
              <w:rPr/>
            </w:rPrChange>
          </w:rPr>
          <w:fldChar w:fldCharType="separate"/>
        </w:r>
        <w:r w:rsidR="001226B2" w:rsidRPr="00FB37ED">
          <w:rPr>
            <w:rStyle w:val="Hyperlink"/>
            <w:rFonts w:ascii="Times New Roman" w:hAnsi="Times New Roman" w:cs="Times New Roman"/>
            <w:sz w:val="24"/>
            <w:szCs w:val="24"/>
            <w:rPrChange w:id="16" w:author="immccull@gmail.com" w:date="2022-07-27T11:50:00Z">
              <w:rPr>
                <w:rStyle w:val="Hyperlink"/>
              </w:rPr>
            </w:rPrChange>
          </w:rPr>
          <w:t>https://doi.org/10.6073/pasta/98c9f11df55958065985c3e84a4fe995</w:t>
        </w:r>
        <w:r w:rsidR="001226B2" w:rsidRPr="00FB37ED">
          <w:rPr>
            <w:rFonts w:ascii="Times New Roman" w:hAnsi="Times New Roman" w:cs="Times New Roman"/>
            <w:sz w:val="24"/>
            <w:szCs w:val="24"/>
            <w:rPrChange w:id="17" w:author="immccull@gmail.com" w:date="2022-07-27T11:50:00Z">
              <w:rPr/>
            </w:rPrChange>
          </w:rPr>
          <w:fldChar w:fldCharType="end"/>
        </w:r>
        <w:r w:rsidR="001226B2" w:rsidRPr="00FB37ED">
          <w:rPr>
            <w:rFonts w:ascii="Times New Roman" w:hAnsi="Times New Roman" w:cs="Times New Roman"/>
            <w:sz w:val="24"/>
            <w:szCs w:val="24"/>
            <w:rPrChange w:id="18" w:author="immccull@gmail.com" w:date="2022-07-27T11:50:00Z">
              <w:rPr/>
            </w:rPrChange>
          </w:rPr>
          <w:t xml:space="preserve">), </w:t>
        </w:r>
      </w:ins>
      <w:ins w:id="19" w:author="immccull@gmail.com" w:date="2022-07-27T11:42:00Z">
        <w:r w:rsidR="001226B2" w:rsidRPr="00FB37ED">
          <w:rPr>
            <w:rFonts w:ascii="Times New Roman" w:eastAsia="Times New Roman" w:hAnsi="Times New Roman" w:cs="Times New Roman"/>
            <w:sz w:val="24"/>
            <w:szCs w:val="24"/>
          </w:rPr>
          <w:t>LAGOS-US RESERVOIR</w:t>
        </w:r>
      </w:ins>
      <w:ins w:id="20" w:author="immccull@gmail.com" w:date="2022-07-27T11:44:00Z">
        <w:r w:rsidR="001226B2" w:rsidRPr="00FB37ED">
          <w:rPr>
            <w:rFonts w:ascii="Times New Roman" w:eastAsia="Times New Roman" w:hAnsi="Times New Roman" w:cs="Times New Roman"/>
            <w:sz w:val="24"/>
            <w:szCs w:val="24"/>
          </w:rPr>
          <w:t xml:space="preserve"> (</w:t>
        </w:r>
        <w:r w:rsidR="001226B2" w:rsidRPr="00FB37ED">
          <w:rPr>
            <w:rFonts w:ascii="Times New Roman" w:hAnsi="Times New Roman" w:cs="Times New Roman"/>
            <w:sz w:val="24"/>
            <w:szCs w:val="24"/>
            <w:rPrChange w:id="21" w:author="immccull@gmail.com" w:date="2022-07-27T11:50:00Z">
              <w:rPr/>
            </w:rPrChange>
          </w:rPr>
          <w:fldChar w:fldCharType="begin"/>
        </w:r>
        <w:r w:rsidR="001226B2" w:rsidRPr="00FB37ED">
          <w:rPr>
            <w:rFonts w:ascii="Times New Roman" w:hAnsi="Times New Roman" w:cs="Times New Roman"/>
            <w:sz w:val="24"/>
            <w:szCs w:val="24"/>
            <w:rPrChange w:id="22" w:author="immccull@gmail.com" w:date="2022-07-27T11:50:00Z">
              <w:rPr/>
            </w:rPrChange>
          </w:rPr>
          <w:instrText xml:space="preserve"> HYPERLINK "https://doi.org/10.6073/pasta/c850e645d79bb239e1dfeadd0af6b631" </w:instrText>
        </w:r>
        <w:r w:rsidR="001226B2" w:rsidRPr="00FB37ED">
          <w:rPr>
            <w:rFonts w:ascii="Times New Roman" w:hAnsi="Times New Roman" w:cs="Times New Roman"/>
            <w:sz w:val="24"/>
            <w:szCs w:val="24"/>
            <w:rPrChange w:id="23" w:author="immccull@gmail.com" w:date="2022-07-27T11:50:00Z">
              <w:rPr>
                <w:rFonts w:ascii="Times New Roman" w:eastAsia="Times New Roman" w:hAnsi="Times New Roman" w:cs="Times New Roman"/>
                <w:sz w:val="24"/>
                <w:szCs w:val="24"/>
              </w:rPr>
            </w:rPrChange>
          </w:rPr>
          <w:fldChar w:fldCharType="separate"/>
        </w:r>
        <w:r w:rsidR="001226B2" w:rsidRPr="00FB37ED">
          <w:rPr>
            <w:rFonts w:ascii="Times New Roman" w:eastAsia="Times New Roman" w:hAnsi="Times New Roman" w:cs="Times New Roman"/>
            <w:sz w:val="24"/>
            <w:szCs w:val="24"/>
          </w:rPr>
          <w:t>https://doi.org/10.6073/pasta/c850e645d79bb239e1dfeadd0af6b631</w:t>
        </w:r>
        <w:r w:rsidR="001226B2" w:rsidRPr="00FB37ED">
          <w:rPr>
            <w:rFonts w:ascii="Times New Roman" w:eastAsia="Times New Roman" w:hAnsi="Times New Roman" w:cs="Times New Roman"/>
            <w:sz w:val="24"/>
            <w:szCs w:val="24"/>
          </w:rPr>
          <w:fldChar w:fldCharType="end"/>
        </w:r>
        <w:r w:rsidR="001226B2" w:rsidRPr="00FB37ED">
          <w:rPr>
            <w:rFonts w:ascii="Times New Roman" w:eastAsia="Times New Roman" w:hAnsi="Times New Roman" w:cs="Times New Roman"/>
            <w:sz w:val="24"/>
            <w:szCs w:val="24"/>
          </w:rPr>
          <w:t xml:space="preserve">), </w:t>
        </w:r>
      </w:ins>
      <w:ins w:id="24" w:author="immccull@gmail.com" w:date="2022-07-27T11:45:00Z">
        <w:r w:rsidR="00F905D3" w:rsidRPr="00FB37ED">
          <w:rPr>
            <w:rFonts w:ascii="Times New Roman" w:eastAsia="Times New Roman" w:hAnsi="Times New Roman" w:cs="Times New Roman"/>
            <w:sz w:val="24"/>
            <w:szCs w:val="24"/>
          </w:rPr>
          <w:t>US Environmental Protection Agency National Aquatic Resource Sur</w:t>
        </w:r>
      </w:ins>
      <w:ins w:id="25" w:author="immccull@gmail.com" w:date="2022-07-27T11:46:00Z">
        <w:r w:rsidR="00F905D3" w:rsidRPr="00FB37ED">
          <w:rPr>
            <w:rFonts w:ascii="Times New Roman" w:eastAsia="Times New Roman" w:hAnsi="Times New Roman" w:cs="Times New Roman"/>
            <w:sz w:val="24"/>
            <w:szCs w:val="24"/>
          </w:rPr>
          <w:t>vey ecoregions (</w:t>
        </w:r>
      </w:ins>
      <w:ins w:id="26" w:author="immccull@gmail.com" w:date="2022-07-27T11:47:00Z">
        <w:r w:rsidR="00F905D3" w:rsidRPr="00FB37ED">
          <w:rPr>
            <w:rFonts w:ascii="Times New Roman" w:hAnsi="Times New Roman" w:cs="Times New Roman"/>
            <w:sz w:val="24"/>
            <w:szCs w:val="24"/>
          </w:rPr>
          <w:fldChar w:fldCharType="begin"/>
        </w:r>
        <w:r w:rsidR="00F905D3" w:rsidRPr="00FB37ED">
          <w:rPr>
            <w:rFonts w:ascii="Times New Roman" w:hAnsi="Times New Roman" w:cs="Times New Roman"/>
            <w:sz w:val="24"/>
            <w:szCs w:val="24"/>
          </w:rPr>
          <w:instrText xml:space="preserve"> HYPERLINK "https://doi.org/10.1899/08-081.1" </w:instrText>
        </w:r>
        <w:r w:rsidR="00F905D3" w:rsidRPr="00FB37ED">
          <w:rPr>
            <w:rFonts w:ascii="Times New Roman" w:hAnsi="Times New Roman" w:cs="Times New Roman"/>
            <w:sz w:val="24"/>
            <w:szCs w:val="24"/>
          </w:rPr>
          <w:fldChar w:fldCharType="separate"/>
        </w:r>
        <w:r w:rsidR="00F905D3" w:rsidRPr="00FB37ED">
          <w:rPr>
            <w:rStyle w:val="Hyperlink"/>
            <w:rFonts w:ascii="Times New Roman" w:hAnsi="Times New Roman" w:cs="Times New Roman"/>
            <w:sz w:val="24"/>
            <w:szCs w:val="24"/>
          </w:rPr>
          <w:t>https://doi.org/10.1899/08-081.1</w:t>
        </w:r>
        <w:r w:rsidR="00F905D3" w:rsidRPr="00FB37ED">
          <w:rPr>
            <w:rFonts w:ascii="Times New Roman" w:hAnsi="Times New Roman" w:cs="Times New Roman"/>
            <w:sz w:val="24"/>
            <w:szCs w:val="24"/>
          </w:rPr>
          <w:fldChar w:fldCharType="end"/>
        </w:r>
        <w:r w:rsidR="00F905D3" w:rsidRPr="00FB37ED">
          <w:rPr>
            <w:rFonts w:ascii="Times New Roman" w:hAnsi="Times New Roman" w:cs="Times New Roman"/>
            <w:sz w:val="24"/>
            <w:szCs w:val="24"/>
          </w:rPr>
          <w:t>), and the US Protected Area</w:t>
        </w:r>
      </w:ins>
      <w:ins w:id="27" w:author="immccull@gmail.com" w:date="2022-08-02T13:19:00Z">
        <w:r w:rsidR="002A3D34">
          <w:rPr>
            <w:rFonts w:ascii="Times New Roman" w:hAnsi="Times New Roman" w:cs="Times New Roman"/>
            <w:sz w:val="24"/>
            <w:szCs w:val="24"/>
          </w:rPr>
          <w:t>s</w:t>
        </w:r>
      </w:ins>
      <w:ins w:id="28" w:author="immccull@gmail.com" w:date="2022-07-27T11:47:00Z">
        <w:r w:rsidR="00F905D3" w:rsidRPr="00FB37ED">
          <w:rPr>
            <w:rFonts w:ascii="Times New Roman" w:hAnsi="Times New Roman" w:cs="Times New Roman"/>
            <w:sz w:val="24"/>
            <w:szCs w:val="24"/>
          </w:rPr>
          <w:t xml:space="preserve"> Database</w:t>
        </w:r>
      </w:ins>
      <w:ins w:id="29" w:author="immccull@gmail.com" w:date="2022-07-27T11:49:00Z">
        <w:r w:rsidR="00F905D3" w:rsidRPr="00FB37ED">
          <w:rPr>
            <w:rFonts w:ascii="Times New Roman" w:hAnsi="Times New Roman" w:cs="Times New Roman"/>
            <w:sz w:val="24"/>
            <w:szCs w:val="24"/>
          </w:rPr>
          <w:t xml:space="preserve"> v2.0 (</w:t>
        </w:r>
        <w:r w:rsidR="00F905D3" w:rsidRPr="00FB37ED">
          <w:rPr>
            <w:rFonts w:ascii="Times New Roman" w:hAnsi="Times New Roman" w:cs="Times New Roman"/>
            <w:sz w:val="24"/>
            <w:szCs w:val="24"/>
          </w:rPr>
          <w:fldChar w:fldCharType="begin"/>
        </w:r>
        <w:r w:rsidR="00F905D3" w:rsidRPr="00FB37ED">
          <w:rPr>
            <w:rFonts w:ascii="Times New Roman" w:hAnsi="Times New Roman" w:cs="Times New Roman"/>
            <w:sz w:val="24"/>
            <w:szCs w:val="24"/>
          </w:rPr>
          <w:instrText xml:space="preserve"> HYPERLINK "https://doi.org/10.5066/P955KPLE" \t "_blank" </w:instrText>
        </w:r>
        <w:r w:rsidR="00F905D3" w:rsidRPr="00FB37ED">
          <w:rPr>
            <w:rFonts w:ascii="Times New Roman" w:hAnsi="Times New Roman" w:cs="Times New Roman"/>
            <w:sz w:val="24"/>
            <w:szCs w:val="24"/>
          </w:rPr>
          <w:fldChar w:fldCharType="separate"/>
        </w:r>
        <w:r w:rsidR="00F905D3" w:rsidRPr="00FB37ED">
          <w:rPr>
            <w:rStyle w:val="Hyperlink"/>
            <w:rFonts w:ascii="Times New Roman" w:hAnsi="Times New Roman" w:cs="Times New Roman"/>
            <w:sz w:val="24"/>
            <w:szCs w:val="24"/>
          </w:rPr>
          <w:t>https://doi.org/10.5066/P955KPLE</w:t>
        </w:r>
        <w:r w:rsidR="00F905D3" w:rsidRPr="00FB37ED">
          <w:rPr>
            <w:rFonts w:ascii="Times New Roman" w:hAnsi="Times New Roman" w:cs="Times New Roman"/>
            <w:sz w:val="24"/>
            <w:szCs w:val="24"/>
          </w:rPr>
          <w:fldChar w:fldCharType="end"/>
        </w:r>
        <w:r w:rsidR="00F905D3" w:rsidRPr="00FB37ED">
          <w:rPr>
            <w:rFonts w:ascii="Times New Roman" w:hAnsi="Times New Roman" w:cs="Times New Roman"/>
            <w:sz w:val="24"/>
            <w:szCs w:val="24"/>
          </w:rPr>
          <w:t>).</w:t>
        </w:r>
      </w:ins>
    </w:p>
    <w:p w14:paraId="0D6D7B95" w14:textId="77777777" w:rsidR="00FB37ED" w:rsidRDefault="00FB37ED" w:rsidP="00FB37ED">
      <w:pPr>
        <w:spacing w:before="240" w:after="240" w:line="480" w:lineRule="auto"/>
        <w:rPr>
          <w:ins w:id="30" w:author="immccull@gmail.com" w:date="2022-07-27T11:55:00Z"/>
          <w:rFonts w:ascii="Times New Roman" w:eastAsia="Times New Roman" w:hAnsi="Times New Roman" w:cs="Times New Roman"/>
          <w:b/>
          <w:sz w:val="24"/>
          <w:szCs w:val="24"/>
        </w:rPr>
      </w:pPr>
      <w:ins w:id="31" w:author="immccull@gmail.com" w:date="2022-07-27T11:55:00Z">
        <w:r>
          <w:rPr>
            <w:rFonts w:ascii="Times New Roman" w:eastAsia="Times New Roman" w:hAnsi="Times New Roman" w:cs="Times New Roman"/>
            <w:b/>
            <w:sz w:val="24"/>
            <w:szCs w:val="24"/>
          </w:rPr>
          <w:t>Key Words</w:t>
        </w:r>
      </w:ins>
    </w:p>
    <w:p w14:paraId="3C2AB136" w14:textId="77777777" w:rsidR="00FB37ED" w:rsidRDefault="00FB37ED" w:rsidP="00FB37ED">
      <w:pPr>
        <w:spacing w:before="240" w:after="240" w:line="480" w:lineRule="auto"/>
        <w:rPr>
          <w:ins w:id="32" w:author="immccull@gmail.com" w:date="2022-07-27T11:55:00Z"/>
          <w:rFonts w:ascii="Times New Roman" w:eastAsia="Times New Roman" w:hAnsi="Times New Roman" w:cs="Times New Roman"/>
          <w:sz w:val="24"/>
          <w:szCs w:val="24"/>
        </w:rPr>
      </w:pPr>
      <w:ins w:id="33" w:author="immccull@gmail.com" w:date="2022-07-27T11:55:00Z">
        <w:r>
          <w:rPr>
            <w:rFonts w:ascii="Times New Roman" w:eastAsia="Times New Roman" w:hAnsi="Times New Roman" w:cs="Times New Roman"/>
            <w:sz w:val="24"/>
            <w:szCs w:val="24"/>
          </w:rPr>
          <w:t>Climate change; coarse-filter; connectivity; corridors; graph theory; lakes; network; protected areas; rivers; streams</w:t>
        </w:r>
      </w:ins>
    </w:p>
    <w:p w14:paraId="7AC55765" w14:textId="46780FFA" w:rsidR="00FB37ED" w:rsidRDefault="00FB37ED">
      <w:pPr>
        <w:rPr>
          <w:ins w:id="34" w:author="immccull@gmail.com" w:date="2022-07-27T11:52:00Z"/>
          <w:rFonts w:ascii="Times New Roman" w:eastAsia="Times New Roman" w:hAnsi="Times New Roman" w:cs="Times New Roman"/>
          <w:sz w:val="24"/>
          <w:szCs w:val="24"/>
        </w:rPr>
      </w:pPr>
      <w:ins w:id="35" w:author="immccull@gmail.com" w:date="2022-07-27T11:52:00Z">
        <w:r>
          <w:rPr>
            <w:rFonts w:ascii="Times New Roman" w:eastAsia="Times New Roman" w:hAnsi="Times New Roman" w:cs="Times New Roman"/>
            <w:sz w:val="24"/>
            <w:szCs w:val="24"/>
          </w:rPr>
          <w:br w:type="page"/>
        </w:r>
      </w:ins>
    </w:p>
    <w:p w14:paraId="7FB6C528" w14:textId="77777777" w:rsidR="00523288" w:rsidRPr="00F30538" w:rsidRDefault="00925D81">
      <w:pPr>
        <w:spacing w:before="240" w:after="240" w:line="480" w:lineRule="auto"/>
        <w:rPr>
          <w:rFonts w:ascii="Times New Roman" w:eastAsia="Times New Roman" w:hAnsi="Times New Roman" w:cs="Times New Roman"/>
          <w:b/>
          <w:sz w:val="24"/>
          <w:szCs w:val="24"/>
        </w:rPr>
      </w:pPr>
      <w:r w:rsidRPr="00F30538">
        <w:rPr>
          <w:rFonts w:ascii="Times New Roman" w:eastAsia="Times New Roman" w:hAnsi="Times New Roman" w:cs="Times New Roman"/>
          <w:b/>
          <w:sz w:val="24"/>
          <w:szCs w:val="24"/>
        </w:rPr>
        <w:lastRenderedPageBreak/>
        <w:t>Abstract</w:t>
      </w:r>
    </w:p>
    <w:p w14:paraId="21B69F52" w14:textId="2D27C353"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Maintaining regional-scale freshwater connectivity is challenging owing to the dendritic, easily fragmented structure of freshwater networks, but is essential for promoting ecological resilience under climate change. Although the importance of stream network connectivity has been recognized, lake-stream network connectivity has largely been ignored. Furthermore, protected areas are generally not designed to maintain or encompass entire freshwater networks. </w:t>
      </w:r>
      <w:ins w:id="36" w:author="immccull@gmail.com" w:date="2022-07-27T13:31:00Z">
        <w:r w:rsidR="00D474C2">
          <w:rPr>
            <w:rFonts w:ascii="Times New Roman" w:eastAsia="Gungsuh" w:hAnsi="Times New Roman" w:cs="Times New Roman"/>
            <w:sz w:val="24"/>
            <w:szCs w:val="24"/>
          </w:rPr>
          <w:t>We applied</w:t>
        </w:r>
      </w:ins>
      <w:ins w:id="37" w:author="immccull@gmail.com" w:date="2022-07-27T12:57:00Z">
        <w:r w:rsidR="00295D79">
          <w:rPr>
            <w:rFonts w:ascii="Times New Roman" w:eastAsia="Gungsuh" w:hAnsi="Times New Roman" w:cs="Times New Roman"/>
            <w:sz w:val="24"/>
            <w:szCs w:val="24"/>
          </w:rPr>
          <w:t xml:space="preserve"> a coarse-filter approach</w:t>
        </w:r>
      </w:ins>
      <w:ins w:id="38" w:author="immccull@gmail.com" w:date="2022-07-27T13:30:00Z">
        <w:r w:rsidR="00D474C2">
          <w:rPr>
            <w:rFonts w:ascii="Times New Roman" w:eastAsia="Gungsuh" w:hAnsi="Times New Roman" w:cs="Times New Roman"/>
            <w:sz w:val="24"/>
            <w:szCs w:val="24"/>
          </w:rPr>
          <w:t xml:space="preserve"> </w:t>
        </w:r>
      </w:ins>
      <w:ins w:id="39" w:author="immccull@gmail.com" w:date="2022-07-27T13:32:00Z">
        <w:r w:rsidR="00D474C2">
          <w:rPr>
            <w:rFonts w:ascii="Times New Roman" w:eastAsia="Gungsuh" w:hAnsi="Times New Roman" w:cs="Times New Roman"/>
            <w:sz w:val="24"/>
            <w:szCs w:val="24"/>
          </w:rPr>
          <w:t>to</w:t>
        </w:r>
      </w:ins>
      <w:ins w:id="40" w:author="immccull@gmail.com" w:date="2022-07-27T13:31:00Z">
        <w:r w:rsidR="00D474C2">
          <w:rPr>
            <w:rFonts w:ascii="Times New Roman" w:eastAsia="Gungsuh" w:hAnsi="Times New Roman" w:cs="Times New Roman"/>
            <w:sz w:val="24"/>
            <w:szCs w:val="24"/>
          </w:rPr>
          <w:t xml:space="preserve"> identify potential freshwater corridors</w:t>
        </w:r>
      </w:ins>
      <w:ins w:id="41" w:author="immccull@gmail.com" w:date="2022-07-27T13:32:00Z">
        <w:r w:rsidR="00D474C2">
          <w:rPr>
            <w:rFonts w:ascii="Times New Roman" w:eastAsia="Gungsuh" w:hAnsi="Times New Roman" w:cs="Times New Roman"/>
            <w:sz w:val="24"/>
            <w:szCs w:val="24"/>
          </w:rPr>
          <w:t xml:space="preserve"> for diverse taxa</w:t>
        </w:r>
      </w:ins>
      <w:ins w:id="42" w:author="immccull@gmail.com" w:date="2022-07-27T13:30:00Z">
        <w:r w:rsidR="00D474C2">
          <w:rPr>
            <w:rFonts w:ascii="Times New Roman" w:eastAsia="Gungsuh" w:hAnsi="Times New Roman" w:cs="Times New Roman"/>
            <w:sz w:val="24"/>
            <w:szCs w:val="24"/>
          </w:rPr>
          <w:t xml:space="preserve"> </w:t>
        </w:r>
      </w:ins>
      <w:del w:id="43" w:author="immccull@gmail.com" w:date="2022-07-27T12:57:00Z">
        <w:r w:rsidRPr="00F30538" w:rsidDel="00295D79">
          <w:rPr>
            <w:rFonts w:ascii="Times New Roman" w:eastAsia="Gungsuh" w:hAnsi="Times New Roman" w:cs="Times New Roman"/>
            <w:sz w:val="24"/>
            <w:szCs w:val="24"/>
          </w:rPr>
          <w:delText>W</w:delText>
        </w:r>
      </w:del>
      <w:del w:id="44" w:author="immccull@gmail.com" w:date="2022-07-27T13:31:00Z">
        <w:r w:rsidRPr="00F30538" w:rsidDel="00D474C2">
          <w:rPr>
            <w:rFonts w:ascii="Times New Roman" w:eastAsia="Gungsuh" w:hAnsi="Times New Roman" w:cs="Times New Roman"/>
            <w:sz w:val="24"/>
            <w:szCs w:val="24"/>
          </w:rPr>
          <w:delText xml:space="preserve">e </w:delText>
        </w:r>
      </w:del>
      <w:ins w:id="45" w:author="immccull@gmail.com" w:date="2022-07-27T13:20:00Z">
        <w:r w:rsidR="00A162BA">
          <w:rPr>
            <w:rFonts w:ascii="Times New Roman" w:eastAsia="Gungsuh" w:hAnsi="Times New Roman" w:cs="Times New Roman"/>
            <w:sz w:val="24"/>
            <w:szCs w:val="24"/>
          </w:rPr>
          <w:t xml:space="preserve">by </w:t>
        </w:r>
      </w:ins>
      <w:ins w:id="46" w:author="immccull@gmail.com" w:date="2022-07-27T13:16:00Z">
        <w:r w:rsidR="00A162BA">
          <w:rPr>
            <w:rFonts w:ascii="Times New Roman" w:eastAsia="Gungsuh" w:hAnsi="Times New Roman" w:cs="Times New Roman"/>
            <w:sz w:val="24"/>
            <w:szCs w:val="24"/>
          </w:rPr>
          <w:t>calculat</w:t>
        </w:r>
      </w:ins>
      <w:ins w:id="47" w:author="immccull@gmail.com" w:date="2022-07-27T13:20:00Z">
        <w:r w:rsidR="00A162BA">
          <w:rPr>
            <w:rFonts w:ascii="Times New Roman" w:eastAsia="Gungsuh" w:hAnsi="Times New Roman" w:cs="Times New Roman"/>
            <w:sz w:val="24"/>
            <w:szCs w:val="24"/>
          </w:rPr>
          <w:t>ing</w:t>
        </w:r>
      </w:ins>
      <w:ins w:id="48" w:author="immccull@gmail.com" w:date="2022-07-27T13:16:00Z">
        <w:r w:rsidR="00A162BA">
          <w:rPr>
            <w:rFonts w:ascii="Times New Roman" w:eastAsia="Gungsuh" w:hAnsi="Times New Roman" w:cs="Times New Roman"/>
            <w:sz w:val="24"/>
            <w:szCs w:val="24"/>
          </w:rPr>
          <w:t xml:space="preserve"> </w:t>
        </w:r>
      </w:ins>
      <w:del w:id="49" w:author="immccull@gmail.com" w:date="2022-07-27T13:17:00Z">
        <w:r w:rsidRPr="00F30538" w:rsidDel="00A162BA">
          <w:rPr>
            <w:rFonts w:ascii="Times New Roman" w:eastAsia="Gungsuh" w:hAnsi="Times New Roman" w:cs="Times New Roman"/>
            <w:sz w:val="24"/>
            <w:szCs w:val="24"/>
          </w:rPr>
          <w:delText>analyzed</w:delText>
        </w:r>
      </w:del>
      <w:del w:id="50" w:author="immccull@gmail.com" w:date="2022-07-27T13:16:00Z">
        <w:r w:rsidRPr="00F30538" w:rsidDel="00A162BA">
          <w:rPr>
            <w:rFonts w:ascii="Times New Roman" w:eastAsia="Gungsuh" w:hAnsi="Times New Roman" w:cs="Times New Roman"/>
            <w:sz w:val="24"/>
            <w:szCs w:val="24"/>
          </w:rPr>
          <w:delText xml:space="preserve"> </w:delText>
        </w:r>
      </w:del>
      <w:del w:id="51" w:author="immccull@gmail.com" w:date="2022-07-27T13:17:00Z">
        <w:r w:rsidRPr="00F30538" w:rsidDel="00A162BA">
          <w:rPr>
            <w:rFonts w:ascii="Times New Roman" w:eastAsia="Gungsuh" w:hAnsi="Times New Roman" w:cs="Times New Roman"/>
            <w:sz w:val="24"/>
            <w:szCs w:val="24"/>
          </w:rPr>
          <w:delText xml:space="preserve">freshwater </w:delText>
        </w:r>
      </w:del>
      <w:ins w:id="52" w:author="immccull@gmail.com" w:date="2022-07-27T13:17:00Z">
        <w:r w:rsidR="00A162BA" w:rsidRPr="00F30538">
          <w:rPr>
            <w:rFonts w:ascii="Times New Roman" w:eastAsia="Gungsuh" w:hAnsi="Times New Roman" w:cs="Times New Roman"/>
            <w:sz w:val="24"/>
            <w:szCs w:val="24"/>
          </w:rPr>
          <w:t xml:space="preserve">connectivity scores for 385 </w:t>
        </w:r>
      </w:ins>
      <w:ins w:id="53" w:author="immccull@gmail.com" w:date="2022-07-27T13:25:00Z">
        <w:r w:rsidR="008A19E2">
          <w:rPr>
            <w:rFonts w:ascii="Times New Roman" w:eastAsia="Gungsuh" w:hAnsi="Times New Roman" w:cs="Times New Roman"/>
            <w:sz w:val="24"/>
            <w:szCs w:val="24"/>
          </w:rPr>
          <w:t>lake-stream</w:t>
        </w:r>
      </w:ins>
      <w:ins w:id="54" w:author="immccull@gmail.com" w:date="2022-07-27T13:17:00Z">
        <w:r w:rsidR="00A162BA" w:rsidRPr="00F30538">
          <w:rPr>
            <w:rFonts w:ascii="Times New Roman" w:eastAsia="Gungsuh" w:hAnsi="Times New Roman" w:cs="Times New Roman"/>
            <w:sz w:val="24"/>
            <w:szCs w:val="24"/>
          </w:rPr>
          <w:t xml:space="preserve"> networks</w:t>
        </w:r>
      </w:ins>
      <w:ins w:id="55" w:author="immccull@gmail.com" w:date="2022-07-27T14:12:00Z">
        <w:r w:rsidR="00E153D4">
          <w:rPr>
            <w:rFonts w:ascii="Times New Roman" w:eastAsia="Gungsuh" w:hAnsi="Times New Roman" w:cs="Times New Roman"/>
            <w:sz w:val="24"/>
            <w:szCs w:val="24"/>
          </w:rPr>
          <w:t xml:space="preserve"> across the conterminous US</w:t>
        </w:r>
      </w:ins>
      <w:ins w:id="56" w:author="immccull@gmail.com" w:date="2022-07-27T13:17:00Z">
        <w:r w:rsidR="00A162BA">
          <w:rPr>
            <w:rFonts w:ascii="Times New Roman" w:eastAsia="Gungsuh" w:hAnsi="Times New Roman" w:cs="Times New Roman"/>
            <w:sz w:val="24"/>
            <w:szCs w:val="24"/>
          </w:rPr>
          <w:t xml:space="preserve"> </w:t>
        </w:r>
      </w:ins>
      <w:del w:id="57" w:author="immccull@gmail.com" w:date="2022-07-27T13:17:00Z">
        <w:r w:rsidRPr="00F30538" w:rsidDel="00A162BA">
          <w:rPr>
            <w:rFonts w:ascii="Times New Roman" w:eastAsia="Gungsuh" w:hAnsi="Times New Roman" w:cs="Times New Roman"/>
            <w:sz w:val="24"/>
            <w:szCs w:val="24"/>
          </w:rPr>
          <w:delText>corridor</w:delText>
        </w:r>
      </w:del>
      <w:del w:id="58" w:author="immccull@gmail.com" w:date="2022-07-25T17:08:00Z">
        <w:r w:rsidRPr="00F30538" w:rsidDel="003E7CEA">
          <w:rPr>
            <w:rFonts w:ascii="Times New Roman" w:eastAsia="Gungsuh" w:hAnsi="Times New Roman" w:cs="Times New Roman"/>
            <w:sz w:val="24"/>
            <w:szCs w:val="24"/>
          </w:rPr>
          <w:delText xml:space="preserve"> network</w:delText>
        </w:r>
      </w:del>
      <w:del w:id="59" w:author="immccull@gmail.com" w:date="2022-07-27T13:20:00Z">
        <w:r w:rsidRPr="00F30538" w:rsidDel="00A162BA">
          <w:rPr>
            <w:rFonts w:ascii="Times New Roman" w:eastAsia="Gungsuh" w:hAnsi="Times New Roman" w:cs="Times New Roman"/>
            <w:sz w:val="24"/>
            <w:szCs w:val="24"/>
          </w:rPr>
          <w:delText>s</w:delText>
        </w:r>
      </w:del>
      <w:ins w:id="60" w:author="immccull@gmail.com" w:date="2022-07-27T13:11:00Z">
        <w:r w:rsidR="00F13699">
          <w:rPr>
            <w:rFonts w:ascii="Times New Roman" w:eastAsia="Gungsuh" w:hAnsi="Times New Roman" w:cs="Times New Roman"/>
            <w:sz w:val="24"/>
            <w:szCs w:val="24"/>
          </w:rPr>
          <w:t xml:space="preserve"> </w:t>
        </w:r>
      </w:ins>
      <w:ins w:id="61" w:author="immccull@gmail.com" w:date="2022-07-27T13:12:00Z">
        <w:r w:rsidR="00F13699">
          <w:rPr>
            <w:rFonts w:ascii="Times New Roman" w:eastAsia="Gungsuh" w:hAnsi="Times New Roman" w:cs="Times New Roman"/>
            <w:sz w:val="24"/>
            <w:szCs w:val="24"/>
          </w:rPr>
          <w:t xml:space="preserve">based on network size, </w:t>
        </w:r>
      </w:ins>
      <w:ins w:id="62" w:author="immccull@gmail.com" w:date="2022-07-27T13:13:00Z">
        <w:r w:rsidR="00F13699">
          <w:rPr>
            <w:rFonts w:ascii="Times New Roman" w:eastAsia="Gungsuh" w:hAnsi="Times New Roman" w:cs="Times New Roman"/>
            <w:sz w:val="24"/>
            <w:szCs w:val="24"/>
          </w:rPr>
          <w:t xml:space="preserve">structure, </w:t>
        </w:r>
      </w:ins>
      <w:ins w:id="63" w:author="immccull@gmail.com" w:date="2022-07-27T13:12:00Z">
        <w:r w:rsidR="00F13699">
          <w:rPr>
            <w:rFonts w:ascii="Times New Roman" w:eastAsia="Gungsuh" w:hAnsi="Times New Roman" w:cs="Times New Roman"/>
            <w:sz w:val="24"/>
            <w:szCs w:val="24"/>
          </w:rPr>
          <w:t>resistance to fragmentation</w:t>
        </w:r>
      </w:ins>
      <w:ins w:id="64" w:author="immccull@gmail.com" w:date="2022-07-27T13:13:00Z">
        <w:r w:rsidR="00F13699">
          <w:rPr>
            <w:rFonts w:ascii="Times New Roman" w:eastAsia="Gungsuh" w:hAnsi="Times New Roman" w:cs="Times New Roman"/>
            <w:sz w:val="24"/>
            <w:szCs w:val="24"/>
          </w:rPr>
          <w:t>, and</w:t>
        </w:r>
      </w:ins>
      <w:ins w:id="65" w:author="immccull@gmail.com" w:date="2022-07-27T13:12:00Z">
        <w:r w:rsidR="00F13699">
          <w:rPr>
            <w:rFonts w:ascii="Times New Roman" w:eastAsia="Gungsuh" w:hAnsi="Times New Roman" w:cs="Times New Roman"/>
            <w:sz w:val="24"/>
            <w:szCs w:val="24"/>
          </w:rPr>
          <w:t xml:space="preserve"> dam pre</w:t>
        </w:r>
      </w:ins>
      <w:ins w:id="66" w:author="immccull@gmail.com" w:date="2022-07-27T13:13:00Z">
        <w:r w:rsidR="00F13699">
          <w:rPr>
            <w:rFonts w:ascii="Times New Roman" w:eastAsia="Gungsuh" w:hAnsi="Times New Roman" w:cs="Times New Roman"/>
            <w:sz w:val="24"/>
            <w:szCs w:val="24"/>
          </w:rPr>
          <w:t>valence</w:t>
        </w:r>
      </w:ins>
      <w:ins w:id="67" w:author="immccull@gmail.com" w:date="2022-07-27T13:14:00Z">
        <w:r w:rsidR="00F13699">
          <w:rPr>
            <w:rFonts w:ascii="Times New Roman" w:eastAsia="Gungsuh" w:hAnsi="Times New Roman" w:cs="Times New Roman"/>
            <w:sz w:val="24"/>
            <w:szCs w:val="24"/>
          </w:rPr>
          <w:t>.</w:t>
        </w:r>
      </w:ins>
      <w:ins w:id="68" w:author="immccull@gmail.com" w:date="2022-07-27T13:13:00Z">
        <w:r w:rsidR="00F13699">
          <w:rPr>
            <w:rFonts w:ascii="Times New Roman" w:eastAsia="Gungsuh" w:hAnsi="Times New Roman" w:cs="Times New Roman"/>
            <w:sz w:val="24"/>
            <w:szCs w:val="24"/>
          </w:rPr>
          <w:t xml:space="preserve"> </w:t>
        </w:r>
      </w:ins>
      <w:ins w:id="69" w:author="immccull@gmail.com" w:date="2022-07-27T13:14:00Z">
        <w:r w:rsidR="00F13699">
          <w:rPr>
            <w:rFonts w:ascii="Times New Roman" w:eastAsia="Gungsuh" w:hAnsi="Times New Roman" w:cs="Times New Roman"/>
            <w:sz w:val="24"/>
            <w:szCs w:val="24"/>
          </w:rPr>
          <w:t>We also identified</w:t>
        </w:r>
      </w:ins>
      <w:del w:id="70" w:author="immccull@gmail.com" w:date="2022-07-27T13:14:00Z">
        <w:r w:rsidRPr="00F30538" w:rsidDel="00F13699">
          <w:rPr>
            <w:rFonts w:ascii="Times New Roman" w:eastAsia="Gungsuh" w:hAnsi="Times New Roman" w:cs="Times New Roman"/>
            <w:sz w:val="24"/>
            <w:szCs w:val="24"/>
          </w:rPr>
          <w:delText>,</w:delText>
        </w:r>
      </w:del>
      <w:r w:rsidRPr="00F30538">
        <w:rPr>
          <w:rFonts w:ascii="Times New Roman" w:eastAsia="Gungsuh" w:hAnsi="Times New Roman" w:cs="Times New Roman"/>
          <w:sz w:val="24"/>
          <w:szCs w:val="24"/>
        </w:rPr>
        <w:t xml:space="preserve"> </w:t>
      </w:r>
      <w:ins w:id="71" w:author="immccull@gmail.com" w:date="2022-07-27T13:18:00Z">
        <w:r w:rsidR="00A162BA">
          <w:rPr>
            <w:rFonts w:ascii="Times New Roman" w:eastAsia="Gungsuh" w:hAnsi="Times New Roman" w:cs="Times New Roman"/>
            <w:sz w:val="24"/>
            <w:szCs w:val="24"/>
          </w:rPr>
          <w:t xml:space="preserve">2080 </w:t>
        </w:r>
      </w:ins>
      <w:r w:rsidRPr="00F30538">
        <w:rPr>
          <w:rFonts w:ascii="Times New Roman" w:eastAsia="Gungsuh" w:hAnsi="Times New Roman" w:cs="Times New Roman"/>
          <w:sz w:val="24"/>
          <w:szCs w:val="24"/>
        </w:rPr>
        <w:t xml:space="preserve">disproportionately important </w:t>
      </w:r>
      <w:ins w:id="72" w:author="immccull@gmail.com" w:date="2022-07-27T13:16:00Z">
        <w:r w:rsidR="00F13699">
          <w:rPr>
            <w:rFonts w:ascii="Times New Roman" w:eastAsia="Gungsuh" w:hAnsi="Times New Roman" w:cs="Times New Roman"/>
            <w:sz w:val="24"/>
            <w:szCs w:val="24"/>
          </w:rPr>
          <w:t xml:space="preserve">lakes for maintaining intact </w:t>
        </w:r>
      </w:ins>
      <w:r w:rsidRPr="00F30538">
        <w:rPr>
          <w:rFonts w:ascii="Times New Roman" w:eastAsia="Gungsuh" w:hAnsi="Times New Roman" w:cs="Times New Roman"/>
          <w:sz w:val="24"/>
          <w:szCs w:val="24"/>
        </w:rPr>
        <w:t>network</w:t>
      </w:r>
      <w:ins w:id="73" w:author="immccull@gmail.com" w:date="2022-07-27T13:16:00Z">
        <w:r w:rsidR="00F13699">
          <w:rPr>
            <w:rFonts w:ascii="Times New Roman" w:eastAsia="Gungsuh" w:hAnsi="Times New Roman" w:cs="Times New Roman"/>
            <w:sz w:val="24"/>
            <w:szCs w:val="24"/>
          </w:rPr>
          <w:t>s</w:t>
        </w:r>
      </w:ins>
      <w:del w:id="74" w:author="immccull@gmail.com" w:date="2022-07-27T13:16:00Z">
        <w:r w:rsidRPr="00F30538" w:rsidDel="00F13699">
          <w:rPr>
            <w:rFonts w:ascii="Times New Roman" w:eastAsia="Gungsuh" w:hAnsi="Times New Roman" w:cs="Times New Roman"/>
            <w:sz w:val="24"/>
            <w:szCs w:val="24"/>
          </w:rPr>
          <w:delText xml:space="preserve"> lakes</w:delText>
        </w:r>
      </w:del>
      <w:r w:rsidRPr="00F30538">
        <w:rPr>
          <w:rFonts w:ascii="Times New Roman" w:eastAsia="Gungsuh" w:hAnsi="Times New Roman" w:cs="Times New Roman"/>
          <w:sz w:val="24"/>
          <w:szCs w:val="24"/>
        </w:rPr>
        <w:t xml:space="preserve"> (i.e., “hubs”</w:t>
      </w:r>
      <w:ins w:id="75" w:author="immccull@gmail.com" w:date="2022-07-27T13:18:00Z">
        <w:r w:rsidR="00A162BA">
          <w:rPr>
            <w:rFonts w:ascii="Times New Roman" w:eastAsia="Gungsuh" w:hAnsi="Times New Roman" w:cs="Times New Roman"/>
            <w:sz w:val="24"/>
            <w:szCs w:val="24"/>
          </w:rPr>
          <w:t>; 2% of all network lakes</w:t>
        </w:r>
      </w:ins>
      <w:r w:rsidRPr="00F30538">
        <w:rPr>
          <w:rFonts w:ascii="Times New Roman" w:eastAsia="Gungsuh" w:hAnsi="Times New Roman" w:cs="Times New Roman"/>
          <w:sz w:val="24"/>
          <w:szCs w:val="24"/>
        </w:rPr>
        <w:t>)</w:t>
      </w:r>
      <w:del w:id="76" w:author="immccull@gmail.com" w:date="2022-07-27T13:14:00Z">
        <w:r w:rsidRPr="00F30538" w:rsidDel="00F13699">
          <w:rPr>
            <w:rFonts w:ascii="Times New Roman" w:eastAsia="Gungsuh" w:hAnsi="Times New Roman" w:cs="Times New Roman"/>
            <w:sz w:val="24"/>
            <w:szCs w:val="24"/>
          </w:rPr>
          <w:delText>,</w:delText>
        </w:r>
      </w:del>
      <w:r w:rsidRPr="00F30538">
        <w:rPr>
          <w:rFonts w:ascii="Times New Roman" w:eastAsia="Gungsuh" w:hAnsi="Times New Roman" w:cs="Times New Roman"/>
          <w:sz w:val="24"/>
          <w:szCs w:val="24"/>
        </w:rPr>
        <w:t xml:space="preserve"> and </w:t>
      </w:r>
      <w:ins w:id="77" w:author="immccull@gmail.com" w:date="2022-07-27T13:14:00Z">
        <w:r w:rsidR="00F13699">
          <w:rPr>
            <w:rFonts w:ascii="Times New Roman" w:eastAsia="Gungsuh" w:hAnsi="Times New Roman" w:cs="Times New Roman"/>
            <w:sz w:val="24"/>
            <w:szCs w:val="24"/>
          </w:rPr>
          <w:t xml:space="preserve">analyzed </w:t>
        </w:r>
      </w:ins>
      <w:r w:rsidRPr="00F30538">
        <w:rPr>
          <w:rFonts w:ascii="Times New Roman" w:eastAsia="Gungsuh" w:hAnsi="Times New Roman" w:cs="Times New Roman"/>
          <w:sz w:val="24"/>
          <w:szCs w:val="24"/>
        </w:rPr>
        <w:t>the</w:t>
      </w:r>
      <w:del w:id="78" w:author="immccull@gmail.com" w:date="2022-07-27T13:14:00Z">
        <w:r w:rsidRPr="00F30538" w:rsidDel="00F13699">
          <w:rPr>
            <w:rFonts w:ascii="Times New Roman" w:eastAsia="Gungsuh" w:hAnsi="Times New Roman" w:cs="Times New Roman"/>
            <w:sz w:val="24"/>
            <w:szCs w:val="24"/>
          </w:rPr>
          <w:delText>ir</w:delText>
        </w:r>
      </w:del>
      <w:r w:rsidRPr="00F30538">
        <w:rPr>
          <w:rFonts w:ascii="Times New Roman" w:eastAsia="Gungsuh" w:hAnsi="Times New Roman" w:cs="Times New Roman"/>
          <w:sz w:val="24"/>
          <w:szCs w:val="24"/>
        </w:rPr>
        <w:t xml:space="preserve"> protection status</w:t>
      </w:r>
      <w:ins w:id="79" w:author="immccull@gmail.com" w:date="2022-07-27T13:14:00Z">
        <w:r w:rsidR="00F13699">
          <w:rPr>
            <w:rFonts w:ascii="Times New Roman" w:eastAsia="Gungsuh" w:hAnsi="Times New Roman" w:cs="Times New Roman"/>
            <w:sz w:val="24"/>
            <w:szCs w:val="24"/>
          </w:rPr>
          <w:t xml:space="preserve"> of </w:t>
        </w:r>
      </w:ins>
      <w:ins w:id="80" w:author="immccull@gmail.com" w:date="2022-07-27T13:20:00Z">
        <w:r w:rsidR="00A162BA">
          <w:rPr>
            <w:rFonts w:ascii="Times New Roman" w:eastAsia="Gungsuh" w:hAnsi="Times New Roman" w:cs="Times New Roman"/>
            <w:sz w:val="24"/>
            <w:szCs w:val="24"/>
          </w:rPr>
          <w:t>hubs</w:t>
        </w:r>
      </w:ins>
      <w:ins w:id="81" w:author="immccull@gmail.com" w:date="2022-07-27T13:14:00Z">
        <w:r w:rsidR="00F13699">
          <w:rPr>
            <w:rFonts w:ascii="Times New Roman" w:eastAsia="Gungsuh" w:hAnsi="Times New Roman" w:cs="Times New Roman"/>
            <w:sz w:val="24"/>
            <w:szCs w:val="24"/>
          </w:rPr>
          <w:t xml:space="preserve"> and potential freshwater corridors</w:t>
        </w:r>
      </w:ins>
      <w:del w:id="82" w:author="immccull@gmail.com" w:date="2022-07-27T13:11:00Z">
        <w:r w:rsidRPr="00F30538" w:rsidDel="00F13699">
          <w:rPr>
            <w:rFonts w:ascii="Times New Roman" w:eastAsia="Gungsuh" w:hAnsi="Times New Roman" w:cs="Times New Roman"/>
            <w:sz w:val="24"/>
            <w:szCs w:val="24"/>
          </w:rPr>
          <w:delText xml:space="preserve"> in the conterminous US</w:delText>
        </w:r>
      </w:del>
      <w:r w:rsidRPr="00F30538">
        <w:rPr>
          <w:rFonts w:ascii="Times New Roman" w:eastAsia="Gungsuh" w:hAnsi="Times New Roman" w:cs="Times New Roman"/>
          <w:sz w:val="24"/>
          <w:szCs w:val="24"/>
        </w:rPr>
        <w:t xml:space="preserve">. </w:t>
      </w:r>
      <w:del w:id="83" w:author="immccull@gmail.com" w:date="2022-07-27T13:18:00Z">
        <w:r w:rsidRPr="00F30538" w:rsidDel="00A162BA">
          <w:rPr>
            <w:rFonts w:ascii="Times New Roman" w:eastAsia="Gungsuh" w:hAnsi="Times New Roman" w:cs="Times New Roman"/>
            <w:sz w:val="24"/>
            <w:szCs w:val="24"/>
          </w:rPr>
          <w:delText xml:space="preserve">We calculated </w:delText>
        </w:r>
      </w:del>
      <w:del w:id="84" w:author="immccull@gmail.com" w:date="2022-07-27T13:17:00Z">
        <w:r w:rsidRPr="00F30538" w:rsidDel="00A162BA">
          <w:rPr>
            <w:rFonts w:ascii="Times New Roman" w:eastAsia="Gungsuh" w:hAnsi="Times New Roman" w:cs="Times New Roman"/>
            <w:sz w:val="24"/>
            <w:szCs w:val="24"/>
          </w:rPr>
          <w:delText xml:space="preserve">connectivity scores for 385 freshwater networks with &gt; 4 lakes (≥ 1 ha) </w:delText>
        </w:r>
      </w:del>
      <w:del w:id="85" w:author="immccull@gmail.com" w:date="2022-07-27T13:18:00Z">
        <w:r w:rsidRPr="00F30538" w:rsidDel="00A162BA">
          <w:rPr>
            <w:rFonts w:ascii="Times New Roman" w:eastAsia="Gungsuh" w:hAnsi="Times New Roman" w:cs="Times New Roman"/>
            <w:sz w:val="24"/>
            <w:szCs w:val="24"/>
          </w:rPr>
          <w:delText xml:space="preserve">and identified 2080 hub lakes (2% of all network lakes) that are critical for maintaining intact networks. </w:delText>
        </w:r>
      </w:del>
      <w:del w:id="86" w:author="immccull@gmail.com" w:date="2022-07-27T13:23:00Z">
        <w:r w:rsidRPr="00F30538" w:rsidDel="008A19E2">
          <w:rPr>
            <w:rFonts w:ascii="Times New Roman" w:eastAsia="Gungsuh" w:hAnsi="Times New Roman" w:cs="Times New Roman"/>
            <w:sz w:val="24"/>
            <w:szCs w:val="24"/>
          </w:rPr>
          <w:delText xml:space="preserve">Freshwater connectivity scores were not correlated with any type of protection. </w:delText>
        </w:r>
      </w:del>
      <w:r w:rsidRPr="00F30538">
        <w:rPr>
          <w:rFonts w:ascii="Times New Roman" w:eastAsia="Gungsuh" w:hAnsi="Times New Roman" w:cs="Times New Roman"/>
          <w:sz w:val="24"/>
          <w:szCs w:val="24"/>
        </w:rPr>
        <w:t>Just 3% of networks received high connectivity scores based on their large size and structure (medians of 1303 lakes, 498.6 km north-south stream distance), but these also contained a median of 454 dams. In contrast, undammed networks (17% of networks) were considerably smaller (medians of 6 lakes, 7.2 km north-south stream distance), indicating that the functional connectivity of the largest potential freshwater corridor</w:t>
      </w:r>
      <w:del w:id="87" w:author="immccull@gmail.com" w:date="2022-07-26T14:00:00Z">
        <w:r w:rsidRPr="00F30538" w:rsidDel="0020272A">
          <w:rPr>
            <w:rFonts w:ascii="Times New Roman" w:eastAsia="Gungsuh" w:hAnsi="Times New Roman" w:cs="Times New Roman"/>
            <w:sz w:val="24"/>
            <w:szCs w:val="24"/>
          </w:rPr>
          <w:delText xml:space="preserve"> network</w:delText>
        </w:r>
      </w:del>
      <w:r w:rsidRPr="00F30538">
        <w:rPr>
          <w:rFonts w:ascii="Times New Roman" w:eastAsia="Gungsuh" w:hAnsi="Times New Roman" w:cs="Times New Roman"/>
          <w:sz w:val="24"/>
          <w:szCs w:val="24"/>
        </w:rPr>
        <w:t xml:space="preserve">s in the conterminous US currently may be diminished compared to smaller, undammed networks. Network lakes and hubs were protected at similar rates nationally across different levels of protection (8-18% and 6-20%, respectively), but were generally more protected in the western US. Our results indicate that conterminous US </w:t>
      </w:r>
      <w:r w:rsidRPr="00F30538">
        <w:rPr>
          <w:rFonts w:ascii="Times New Roman" w:eastAsia="Gungsuh" w:hAnsi="Times New Roman" w:cs="Times New Roman"/>
          <w:sz w:val="24"/>
          <w:szCs w:val="24"/>
        </w:rPr>
        <w:lastRenderedPageBreak/>
        <w:t>protection of major freshwater corridor</w:t>
      </w:r>
      <w:del w:id="88" w:author="immccull@gmail.com" w:date="2022-07-25T17:08:00Z">
        <w:r w:rsidRPr="00F30538" w:rsidDel="003E7CEA">
          <w:rPr>
            <w:rFonts w:ascii="Times New Roman" w:eastAsia="Gungsuh" w:hAnsi="Times New Roman" w:cs="Times New Roman"/>
            <w:sz w:val="24"/>
            <w:szCs w:val="24"/>
          </w:rPr>
          <w:delText xml:space="preserve"> network</w:delText>
        </w:r>
      </w:del>
      <w:r w:rsidRPr="00F30538">
        <w:rPr>
          <w:rFonts w:ascii="Times New Roman" w:eastAsia="Gungsuh" w:hAnsi="Times New Roman" w:cs="Times New Roman"/>
          <w:sz w:val="24"/>
          <w:szCs w:val="24"/>
        </w:rPr>
        <w:t xml:space="preserve">s and the hubs that maintain them generally fell short of the international conservation goal of protecting an ecologically representative, well-connected set of fresh waters (≥ 17%) by 2020 (Aichi Target 11). Conservation planning efforts might consider focusing on </w:t>
      </w:r>
      <w:r w:rsidRPr="00F30538">
        <w:rPr>
          <w:rFonts w:ascii="Times New Roman" w:eastAsia="Times New Roman" w:hAnsi="Times New Roman" w:cs="Times New Roman"/>
          <w:sz w:val="24"/>
          <w:szCs w:val="24"/>
        </w:rPr>
        <w:t>restoring natural hydrologic connectivity at or near hubs, particularly in larger networks, less protected</w:t>
      </w:r>
      <w:ins w:id="89" w:author="immccull@gmail.com" w:date="2022-07-26T14:03:00Z">
        <w:r w:rsidR="0020272A">
          <w:rPr>
            <w:rFonts w:ascii="Times New Roman" w:eastAsia="Times New Roman" w:hAnsi="Times New Roman" w:cs="Times New Roman"/>
            <w:sz w:val="24"/>
            <w:szCs w:val="24"/>
          </w:rPr>
          <w:t>,</w:t>
        </w:r>
      </w:ins>
      <w:r w:rsidRPr="00F30538">
        <w:rPr>
          <w:rFonts w:ascii="Times New Roman" w:eastAsia="Times New Roman" w:hAnsi="Times New Roman" w:cs="Times New Roman"/>
          <w:sz w:val="24"/>
          <w:szCs w:val="24"/>
        </w:rPr>
        <w:t xml:space="preserve"> or biodiverse regions, to support freshwater biodiversity conservation under climate change.</w:t>
      </w:r>
    </w:p>
    <w:p w14:paraId="760AD624" w14:textId="77777777" w:rsidR="00523288" w:rsidRDefault="00523288">
      <w:pPr>
        <w:spacing w:line="480" w:lineRule="auto"/>
        <w:rPr>
          <w:rFonts w:ascii="Times New Roman" w:eastAsia="Times New Roman" w:hAnsi="Times New Roman" w:cs="Times New Roman"/>
          <w:sz w:val="24"/>
          <w:szCs w:val="24"/>
        </w:rPr>
      </w:pPr>
    </w:p>
    <w:p w14:paraId="18C61C9D" w14:textId="337F31D7" w:rsidR="00523288" w:rsidDel="00FB37ED" w:rsidRDefault="00925D81">
      <w:pPr>
        <w:spacing w:before="240" w:after="240" w:line="480" w:lineRule="auto"/>
        <w:rPr>
          <w:del w:id="90" w:author="immccull@gmail.com" w:date="2022-07-27T11:55:00Z"/>
          <w:rFonts w:ascii="Times New Roman" w:eastAsia="Times New Roman" w:hAnsi="Times New Roman" w:cs="Times New Roman"/>
          <w:b/>
          <w:sz w:val="24"/>
          <w:szCs w:val="24"/>
        </w:rPr>
      </w:pPr>
      <w:del w:id="91" w:author="immccull@gmail.com" w:date="2022-07-27T11:55:00Z">
        <w:r w:rsidDel="00FB37ED">
          <w:rPr>
            <w:rFonts w:ascii="Times New Roman" w:eastAsia="Times New Roman" w:hAnsi="Times New Roman" w:cs="Times New Roman"/>
            <w:b/>
            <w:sz w:val="24"/>
            <w:szCs w:val="24"/>
          </w:rPr>
          <w:delText>Key Words</w:delText>
        </w:r>
      </w:del>
    </w:p>
    <w:p w14:paraId="03447E7E" w14:textId="1C9FF1AF" w:rsidR="00523288" w:rsidDel="00FB37ED" w:rsidRDefault="00925D81">
      <w:pPr>
        <w:spacing w:before="240" w:after="240" w:line="480" w:lineRule="auto"/>
        <w:rPr>
          <w:del w:id="92" w:author="immccull@gmail.com" w:date="2022-07-27T11:55:00Z"/>
          <w:rFonts w:ascii="Times New Roman" w:eastAsia="Times New Roman" w:hAnsi="Times New Roman" w:cs="Times New Roman"/>
          <w:sz w:val="24"/>
          <w:szCs w:val="24"/>
        </w:rPr>
      </w:pPr>
      <w:del w:id="93" w:author="immccull@gmail.com" w:date="2022-07-27T11:55:00Z">
        <w:r w:rsidDel="00FB37ED">
          <w:rPr>
            <w:rFonts w:ascii="Times New Roman" w:eastAsia="Times New Roman" w:hAnsi="Times New Roman" w:cs="Times New Roman"/>
            <w:sz w:val="24"/>
            <w:szCs w:val="24"/>
          </w:rPr>
          <w:delText>Climate change</w:delText>
        </w:r>
      </w:del>
      <w:del w:id="94" w:author="immccull@gmail.com" w:date="2022-07-26T13:48:00Z">
        <w:r w:rsidDel="003E77D3">
          <w:rPr>
            <w:rFonts w:ascii="Times New Roman" w:eastAsia="Times New Roman" w:hAnsi="Times New Roman" w:cs="Times New Roman"/>
            <w:sz w:val="24"/>
            <w:szCs w:val="24"/>
          </w:rPr>
          <w:delText>,</w:delText>
        </w:r>
      </w:del>
      <w:del w:id="95" w:author="immccull@gmail.com" w:date="2022-07-27T11:55:00Z">
        <w:r w:rsidDel="00FB37ED">
          <w:rPr>
            <w:rFonts w:ascii="Times New Roman" w:eastAsia="Times New Roman" w:hAnsi="Times New Roman" w:cs="Times New Roman"/>
            <w:sz w:val="24"/>
            <w:szCs w:val="24"/>
          </w:rPr>
          <w:delText xml:space="preserve"> coarse-filter</w:delText>
        </w:r>
      </w:del>
      <w:del w:id="96" w:author="immccull@gmail.com" w:date="2022-07-26T13:48:00Z">
        <w:r w:rsidDel="003E77D3">
          <w:rPr>
            <w:rFonts w:ascii="Times New Roman" w:eastAsia="Times New Roman" w:hAnsi="Times New Roman" w:cs="Times New Roman"/>
            <w:sz w:val="24"/>
            <w:szCs w:val="24"/>
          </w:rPr>
          <w:delText>,</w:delText>
        </w:r>
      </w:del>
      <w:del w:id="97" w:author="immccull@gmail.com" w:date="2022-07-27T11:55:00Z">
        <w:r w:rsidDel="00FB37ED">
          <w:rPr>
            <w:rFonts w:ascii="Times New Roman" w:eastAsia="Times New Roman" w:hAnsi="Times New Roman" w:cs="Times New Roman"/>
            <w:sz w:val="24"/>
            <w:szCs w:val="24"/>
          </w:rPr>
          <w:delText xml:space="preserve"> connectivity</w:delText>
        </w:r>
      </w:del>
      <w:del w:id="98" w:author="immccull@gmail.com" w:date="2022-07-26T13:48:00Z">
        <w:r w:rsidDel="003E77D3">
          <w:rPr>
            <w:rFonts w:ascii="Times New Roman" w:eastAsia="Times New Roman" w:hAnsi="Times New Roman" w:cs="Times New Roman"/>
            <w:sz w:val="24"/>
            <w:szCs w:val="24"/>
          </w:rPr>
          <w:delText>,</w:delText>
        </w:r>
      </w:del>
      <w:del w:id="99" w:author="immccull@gmail.com" w:date="2022-07-27T11:55:00Z">
        <w:r w:rsidDel="00FB37ED">
          <w:rPr>
            <w:rFonts w:ascii="Times New Roman" w:eastAsia="Times New Roman" w:hAnsi="Times New Roman" w:cs="Times New Roman"/>
            <w:sz w:val="24"/>
            <w:szCs w:val="24"/>
          </w:rPr>
          <w:delText xml:space="preserve"> corridors</w:delText>
        </w:r>
      </w:del>
      <w:del w:id="100" w:author="immccull@gmail.com" w:date="2022-07-26T13:49:00Z">
        <w:r w:rsidDel="003E77D3">
          <w:rPr>
            <w:rFonts w:ascii="Times New Roman" w:eastAsia="Times New Roman" w:hAnsi="Times New Roman" w:cs="Times New Roman"/>
            <w:sz w:val="24"/>
            <w:szCs w:val="24"/>
          </w:rPr>
          <w:delText>,</w:delText>
        </w:r>
      </w:del>
      <w:del w:id="101" w:author="immccull@gmail.com" w:date="2022-07-27T11:55:00Z">
        <w:r w:rsidDel="00FB37ED">
          <w:rPr>
            <w:rFonts w:ascii="Times New Roman" w:eastAsia="Times New Roman" w:hAnsi="Times New Roman" w:cs="Times New Roman"/>
            <w:sz w:val="24"/>
            <w:szCs w:val="24"/>
          </w:rPr>
          <w:delText xml:space="preserve"> graph theory</w:delText>
        </w:r>
      </w:del>
      <w:del w:id="102" w:author="immccull@gmail.com" w:date="2022-07-26T13:49:00Z">
        <w:r w:rsidDel="003E77D3">
          <w:rPr>
            <w:rFonts w:ascii="Times New Roman" w:eastAsia="Times New Roman" w:hAnsi="Times New Roman" w:cs="Times New Roman"/>
            <w:sz w:val="24"/>
            <w:szCs w:val="24"/>
          </w:rPr>
          <w:delText>,</w:delText>
        </w:r>
      </w:del>
      <w:del w:id="103" w:author="immccull@gmail.com" w:date="2022-07-27T11:55:00Z">
        <w:r w:rsidDel="00FB37ED">
          <w:rPr>
            <w:rFonts w:ascii="Times New Roman" w:eastAsia="Times New Roman" w:hAnsi="Times New Roman" w:cs="Times New Roman"/>
            <w:sz w:val="24"/>
            <w:szCs w:val="24"/>
          </w:rPr>
          <w:delText xml:space="preserve"> lakes</w:delText>
        </w:r>
      </w:del>
      <w:del w:id="104" w:author="immccull@gmail.com" w:date="2022-07-26T13:49:00Z">
        <w:r w:rsidDel="003E77D3">
          <w:rPr>
            <w:rFonts w:ascii="Times New Roman" w:eastAsia="Times New Roman" w:hAnsi="Times New Roman" w:cs="Times New Roman"/>
            <w:sz w:val="24"/>
            <w:szCs w:val="24"/>
          </w:rPr>
          <w:delText>,</w:delText>
        </w:r>
      </w:del>
      <w:del w:id="105" w:author="immccull@gmail.com" w:date="2022-07-27T11:55:00Z">
        <w:r w:rsidDel="00FB37ED">
          <w:rPr>
            <w:rFonts w:ascii="Times New Roman" w:eastAsia="Times New Roman" w:hAnsi="Times New Roman" w:cs="Times New Roman"/>
            <w:sz w:val="24"/>
            <w:szCs w:val="24"/>
          </w:rPr>
          <w:delText xml:space="preserve"> network</w:delText>
        </w:r>
      </w:del>
      <w:del w:id="106" w:author="immccull@gmail.com" w:date="2022-07-26T13:49:00Z">
        <w:r w:rsidDel="003E77D3">
          <w:rPr>
            <w:rFonts w:ascii="Times New Roman" w:eastAsia="Times New Roman" w:hAnsi="Times New Roman" w:cs="Times New Roman"/>
            <w:sz w:val="24"/>
            <w:szCs w:val="24"/>
          </w:rPr>
          <w:delText>,</w:delText>
        </w:r>
      </w:del>
      <w:del w:id="107" w:author="immccull@gmail.com" w:date="2022-07-27T11:55:00Z">
        <w:r w:rsidDel="00FB37ED">
          <w:rPr>
            <w:rFonts w:ascii="Times New Roman" w:eastAsia="Times New Roman" w:hAnsi="Times New Roman" w:cs="Times New Roman"/>
            <w:sz w:val="24"/>
            <w:szCs w:val="24"/>
          </w:rPr>
          <w:delText xml:space="preserve"> protected areas</w:delText>
        </w:r>
      </w:del>
      <w:del w:id="108" w:author="immccull@gmail.com" w:date="2022-07-26T13:49:00Z">
        <w:r w:rsidDel="003E77D3">
          <w:rPr>
            <w:rFonts w:ascii="Times New Roman" w:eastAsia="Times New Roman" w:hAnsi="Times New Roman" w:cs="Times New Roman"/>
            <w:sz w:val="24"/>
            <w:szCs w:val="24"/>
          </w:rPr>
          <w:delText>,</w:delText>
        </w:r>
      </w:del>
      <w:del w:id="109" w:author="immccull@gmail.com" w:date="2022-07-27T11:55:00Z">
        <w:r w:rsidDel="00FB37ED">
          <w:rPr>
            <w:rFonts w:ascii="Times New Roman" w:eastAsia="Times New Roman" w:hAnsi="Times New Roman" w:cs="Times New Roman"/>
            <w:sz w:val="24"/>
            <w:szCs w:val="24"/>
          </w:rPr>
          <w:delText xml:space="preserve"> rivers</w:delText>
        </w:r>
      </w:del>
      <w:del w:id="110" w:author="immccull@gmail.com" w:date="2022-07-26T13:49:00Z">
        <w:r w:rsidDel="003E77D3">
          <w:rPr>
            <w:rFonts w:ascii="Times New Roman" w:eastAsia="Times New Roman" w:hAnsi="Times New Roman" w:cs="Times New Roman"/>
            <w:sz w:val="24"/>
            <w:szCs w:val="24"/>
          </w:rPr>
          <w:delText>,</w:delText>
        </w:r>
      </w:del>
      <w:del w:id="111" w:author="immccull@gmail.com" w:date="2022-07-27T11:55:00Z">
        <w:r w:rsidDel="00FB37ED">
          <w:rPr>
            <w:rFonts w:ascii="Times New Roman" w:eastAsia="Times New Roman" w:hAnsi="Times New Roman" w:cs="Times New Roman"/>
            <w:sz w:val="24"/>
            <w:szCs w:val="24"/>
          </w:rPr>
          <w:delText xml:space="preserve"> streams</w:delText>
        </w:r>
      </w:del>
    </w:p>
    <w:p w14:paraId="75B557E0" w14:textId="77777777" w:rsidR="00523288" w:rsidRDefault="00523288">
      <w:pPr>
        <w:spacing w:before="240" w:after="240" w:line="480" w:lineRule="auto"/>
        <w:rPr>
          <w:rFonts w:ascii="Times New Roman" w:eastAsia="Times New Roman" w:hAnsi="Times New Roman" w:cs="Times New Roman"/>
          <w:sz w:val="24"/>
          <w:szCs w:val="24"/>
        </w:rPr>
      </w:pPr>
    </w:p>
    <w:p w14:paraId="48F91DBE" w14:textId="77777777" w:rsidR="00523288" w:rsidRDefault="00925D81">
      <w:pPr>
        <w:rPr>
          <w:rFonts w:ascii="Times New Roman" w:eastAsia="Times New Roman" w:hAnsi="Times New Roman" w:cs="Times New Roman"/>
          <w:b/>
          <w:sz w:val="24"/>
          <w:szCs w:val="24"/>
        </w:rPr>
      </w:pPr>
      <w:r>
        <w:br w:type="page"/>
      </w:r>
    </w:p>
    <w:p w14:paraId="17F6EC0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w:t>
      </w:r>
    </w:p>
    <w:p w14:paraId="76CA6305" w14:textId="447DCD85"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Connectivity is important for numerous ecological processes, including gene flow, migrations, and species range shifts, and is therefore often key for promoting ecological resilience under climate change (Heller and Zavaleta 2009). Such processes operate over a range of spatial and temporal scales from local to continental and transient to </w:t>
      </w:r>
      <w:r w:rsidR="0084721A">
        <w:rPr>
          <w:rFonts w:ascii="Times New Roman" w:eastAsia="Times New Roman" w:hAnsi="Times New Roman" w:cs="Times New Roman"/>
          <w:sz w:val="24"/>
          <w:szCs w:val="24"/>
        </w:rPr>
        <w:t>macro</w:t>
      </w:r>
      <w:r>
        <w:rPr>
          <w:rFonts w:ascii="Times New Roman" w:eastAsia="Times New Roman" w:hAnsi="Times New Roman" w:cs="Times New Roman"/>
          <w:sz w:val="24"/>
          <w:szCs w:val="24"/>
        </w:rPr>
        <w:t>evolutionary (Littlefield et al. 2019, Armstrong et al. 2021). As habitats are increasingly lost, degraded, or fragmented, maintaining connectivity among habitats at these various spatial and temporal scales becomes particularly challenging (Fischer and Lindenmayer 2007). From a biodiversity conservation perspective, it is often critical to identify, create, or protect corridors to ensure long-term population maintenance and the potential for species range shifts under climate change (Beier &amp; Noss 1998, Stralberg et al. 2020).</w:t>
      </w:r>
    </w:p>
    <w:p w14:paraId="4D45AEC7"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Corridors are natural or human-created features (habitat or non-habitat) that facilitate connectivity among two or more habitat patches (Beier &amp; Noss 1998, Costanza and Terando 2019). Numerous studies have attempted to identify corridors for conservation purposes. Many earlier studies focused on landscape-scale modeling of least cost pathways or cost surfaces for select species among core habitats (often protected areas) based on various methods including expert opinion, literature review, or observed species-habitat relationships (Beier et al. 2008, Pullinger and Johnson 2010). Similarly, other studies have applied graph theory to model connectivity across landscapes reflecting the spatial arrangement of numerous habitat patches and potential corridors across the underlying landscape (Urban and Keitt 2001, Urban et al. 2009). Over time, graph-based studies have been adapted to incorporate more nuanced information on the characteristics of both patches (e.g., shape) and the landscape (e.g., permeability gradients) (Rayfield et al. 2011). </w:t>
      </w:r>
    </w:p>
    <w:p w14:paraId="054EDACB" w14:textId="4463B4BF"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Whereas such approaches have been successfully applied for landscape-scale conservation planning, researchers have encountered limitations when applying them at larger spatial scales, including computational constraints, inability to resolve patch characteristics (e.g., shape, habitat quality), and the fact that well-studied, candidate focal species rarely range across large spatial extents or adequately represent regional biodiversity (Theobald et al. 2012). Coarse-filter corridor mapping approaches represent a common solution to these challenges for regional- to continental-scale conservation planning, particularly when the goals are to link distant protected areas for multiple taxa (Beier et al. 2011). Such approaches build off fine-filter graph-based or least-cost approaches, but instead </w:t>
      </w:r>
      <w:ins w:id="112" w:author="immccull@gmail.com" w:date="2022-07-26T14:49:00Z">
        <w:r w:rsidR="00B940C2">
          <w:rPr>
            <w:rFonts w:ascii="Times New Roman" w:eastAsia="Times New Roman" w:hAnsi="Times New Roman" w:cs="Times New Roman"/>
            <w:sz w:val="24"/>
            <w:szCs w:val="24"/>
          </w:rPr>
          <w:t xml:space="preserve">of focusing on individual species, </w:t>
        </w:r>
      </w:ins>
      <w:r>
        <w:rPr>
          <w:rFonts w:ascii="Times New Roman" w:eastAsia="Times New Roman" w:hAnsi="Times New Roman" w:cs="Times New Roman"/>
          <w:sz w:val="24"/>
          <w:szCs w:val="24"/>
        </w:rPr>
        <w:t xml:space="preserve">rely on generalized surfaces of landscape permeability </w:t>
      </w:r>
      <w:ins w:id="113" w:author="immccull@gmail.com" w:date="2022-07-26T14:07:00Z">
        <w:r w:rsidR="00731036">
          <w:rPr>
            <w:rFonts w:ascii="Times New Roman" w:eastAsia="Times New Roman" w:hAnsi="Times New Roman" w:cs="Times New Roman"/>
            <w:sz w:val="24"/>
            <w:szCs w:val="24"/>
          </w:rPr>
          <w:t xml:space="preserve">for diverse taxa </w:t>
        </w:r>
      </w:ins>
      <w:r>
        <w:rPr>
          <w:rFonts w:ascii="Times New Roman" w:eastAsia="Times New Roman" w:hAnsi="Times New Roman" w:cs="Times New Roman"/>
          <w:sz w:val="24"/>
          <w:szCs w:val="24"/>
        </w:rPr>
        <w:t xml:space="preserve">as a function of natural vegetation or lack of human presence (Theobald et al. 2012). Although such larger-scale, coarse-filter studies often have to make simplifying assumptions about connectivity (e.g., that human presence is broadly representative of fine-scale features such as fences and roads that restrict movements) (Lawler et al. 2013, Nuñez et al. 2013, Belote et al. 2016), coarse-filter approaches can be useful when prioritizing efficiency, relatively mobile, larger-bodied, or generalist species, or diverse abiotic habitat conditions that promote biodiversity (Brost and Beier 2012, Krosby et al. 2014, Costanza and Terando 2019). In more recent years, some studies have also incorporated climate change projections into landscape permeability models to account for climate change effects on habitat distribution and accessibility (i.e., “climate connectivity”) (McGuire et al. 2016, Carroll et al. 2018, Parks et al. 2020). </w:t>
      </w:r>
    </w:p>
    <w:p w14:paraId="3D2C50B3" w14:textId="77777777" w:rsidR="00523288" w:rsidDel="00810B67" w:rsidRDefault="00523288">
      <w:pPr>
        <w:spacing w:line="480" w:lineRule="auto"/>
        <w:rPr>
          <w:del w:id="114" w:author="immccull@gmail.com" w:date="2022-08-02T13:24:00Z"/>
          <w:rFonts w:ascii="Times New Roman" w:eastAsia="Times New Roman" w:hAnsi="Times New Roman" w:cs="Times New Roman"/>
          <w:sz w:val="24"/>
          <w:szCs w:val="24"/>
        </w:rPr>
      </w:pPr>
    </w:p>
    <w:p w14:paraId="6820AA48" w14:textId="27A662A5" w:rsidR="00523288" w:rsidRDefault="00523288">
      <w:pPr>
        <w:spacing w:line="480" w:lineRule="auto"/>
        <w:rPr>
          <w:rFonts w:ascii="Times New Roman" w:eastAsia="Times New Roman" w:hAnsi="Times New Roman" w:cs="Times New Roman"/>
          <w:b/>
          <w:sz w:val="24"/>
          <w:szCs w:val="24"/>
        </w:rPr>
      </w:pPr>
    </w:p>
    <w:p w14:paraId="48318265" w14:textId="4148F6F8"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Although there is a rich and growing conservation literature on coarse-filter corridor mapping at broad spatial scales, most of this progress has occurred in the terrestrial realm. Despite the fact that the freshwater biodiversity crisis was identified decades ago (Abell 2002, Dudgeon et al. 2006), freshwater biodiversity continues to experience greater rates of endangerment and extinction than marine or terrestrial biodiversity (Collen et al. 2014, McRae et al. 2017, Williams-Subiza and Epele 2021). Many studies have demonstrated the importance of </w:t>
      </w:r>
      <w:ins w:id="115" w:author="immccull@gmail.com" w:date="2022-07-26T14:11:00Z">
        <w:r w:rsidR="009B303D">
          <w:rPr>
            <w:rFonts w:ascii="Times New Roman" w:eastAsia="Times New Roman" w:hAnsi="Times New Roman" w:cs="Times New Roman"/>
            <w:sz w:val="24"/>
            <w:szCs w:val="24"/>
          </w:rPr>
          <w:t xml:space="preserve">hydrologic </w:t>
        </w:r>
      </w:ins>
      <w:r>
        <w:rPr>
          <w:rFonts w:ascii="Times New Roman" w:eastAsia="Times New Roman" w:hAnsi="Times New Roman" w:cs="Times New Roman"/>
          <w:sz w:val="24"/>
          <w:szCs w:val="24"/>
        </w:rPr>
        <w:t xml:space="preserve">connectivity </w:t>
      </w:r>
      <w:del w:id="116" w:author="immccull@gmail.com" w:date="2022-07-26T14:11:00Z">
        <w:r w:rsidDel="009B303D">
          <w:rPr>
            <w:rFonts w:ascii="Times New Roman" w:eastAsia="Times New Roman" w:hAnsi="Times New Roman" w:cs="Times New Roman"/>
            <w:sz w:val="24"/>
            <w:szCs w:val="24"/>
          </w:rPr>
          <w:delText xml:space="preserve">within freshwater networks </w:delText>
        </w:r>
      </w:del>
      <w:r>
        <w:rPr>
          <w:rFonts w:ascii="Times New Roman" w:eastAsia="Times New Roman" w:hAnsi="Times New Roman" w:cs="Times New Roman"/>
          <w:sz w:val="24"/>
          <w:szCs w:val="24"/>
        </w:rPr>
        <w:t xml:space="preserve">for maintaining freshwater populations and community structure across taxa (Altermatt and Fronhofer 2018, de Mendoza et al. 2018, Schmera et al. 2018). Of existing freshwater corridor mapping studies, the majority has focused on river and stream networks at landscape, watershed, or regional scales, without incorporating lentic waterbodies (Collier 2011, Saunders et al. 2016, but also see Gardner et al. 2019, Harvey and Schmadel 2021). </w:t>
      </w:r>
    </w:p>
    <w:p w14:paraId="2E64284C" w14:textId="301C9B2F"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lack of broad-scale freshwater corridor studies across both lotic and lentic ecosystems may be explained somewhat by the dendritic nature of freshwater </w:t>
      </w:r>
      <w:ins w:id="117" w:author="immccull@gmail.com" w:date="2022-07-26T14:13:00Z">
        <w:r w:rsidR="009B303D">
          <w:rPr>
            <w:rFonts w:ascii="Times New Roman" w:eastAsia="Times New Roman" w:hAnsi="Times New Roman" w:cs="Times New Roman"/>
            <w:sz w:val="24"/>
            <w:szCs w:val="24"/>
          </w:rPr>
          <w:t>networks</w:t>
        </w:r>
      </w:ins>
      <w:del w:id="118" w:author="immccull@gmail.com" w:date="2022-07-26T14:13:00Z">
        <w:r w:rsidDel="009B303D">
          <w:rPr>
            <w:rFonts w:ascii="Times New Roman" w:eastAsia="Times New Roman" w:hAnsi="Times New Roman" w:cs="Times New Roman"/>
            <w:sz w:val="24"/>
            <w:szCs w:val="24"/>
          </w:rPr>
          <w:delText>landscapes (i.e., networks o</w:delText>
        </w:r>
      </w:del>
      <w:del w:id="119" w:author="immccull@gmail.com" w:date="2022-07-26T14:12:00Z">
        <w:r w:rsidDel="009B303D">
          <w:rPr>
            <w:rFonts w:ascii="Times New Roman" w:eastAsia="Times New Roman" w:hAnsi="Times New Roman" w:cs="Times New Roman"/>
            <w:sz w:val="24"/>
            <w:szCs w:val="24"/>
          </w:rPr>
          <w:delText>f streams, rivers, and lakes)</w:delText>
        </w:r>
      </w:del>
      <w:r>
        <w:rPr>
          <w:rFonts w:ascii="Times New Roman" w:eastAsia="Times New Roman" w:hAnsi="Times New Roman" w:cs="Times New Roman"/>
          <w:sz w:val="24"/>
          <w:szCs w:val="24"/>
        </w:rPr>
        <w:t xml:space="preserve">. </w:t>
      </w:r>
      <w:ins w:id="120" w:author="immccull@gmail.com" w:date="2022-07-25T16:59:00Z">
        <w:r w:rsidR="00790276">
          <w:rPr>
            <w:rFonts w:ascii="Times New Roman" w:eastAsia="Times New Roman" w:hAnsi="Times New Roman" w:cs="Times New Roman"/>
            <w:sz w:val="24"/>
            <w:szCs w:val="24"/>
          </w:rPr>
          <w:t>We refer to "f</w:t>
        </w:r>
      </w:ins>
      <w:ins w:id="121" w:author="immccull@gmail.com" w:date="2022-07-25T16:57:00Z">
        <w:r w:rsidR="00790276">
          <w:rPr>
            <w:rFonts w:ascii="Times New Roman" w:eastAsia="Times New Roman" w:hAnsi="Times New Roman" w:cs="Times New Roman"/>
            <w:sz w:val="24"/>
            <w:szCs w:val="24"/>
          </w:rPr>
          <w:t>reshwater networks</w:t>
        </w:r>
      </w:ins>
      <w:ins w:id="122" w:author="immccull@gmail.com" w:date="2022-07-25T16:59:00Z">
        <w:r w:rsidR="00790276">
          <w:rPr>
            <w:rFonts w:ascii="Times New Roman" w:eastAsia="Times New Roman" w:hAnsi="Times New Roman" w:cs="Times New Roman"/>
            <w:sz w:val="24"/>
            <w:szCs w:val="24"/>
          </w:rPr>
          <w:t>”</w:t>
        </w:r>
      </w:ins>
      <w:ins w:id="123" w:author="immccull@gmail.com" w:date="2022-07-25T17:00:00Z">
        <w:r w:rsidR="00790276">
          <w:rPr>
            <w:rFonts w:ascii="Times New Roman" w:eastAsia="Times New Roman" w:hAnsi="Times New Roman" w:cs="Times New Roman"/>
            <w:sz w:val="24"/>
            <w:szCs w:val="24"/>
          </w:rPr>
          <w:t xml:space="preserve"> </w:t>
        </w:r>
      </w:ins>
      <w:ins w:id="124" w:author="immccull@gmail.com" w:date="2022-07-25T17:06:00Z">
        <w:r w:rsidR="003E7CEA">
          <w:rPr>
            <w:rFonts w:ascii="Times New Roman" w:eastAsia="Times New Roman" w:hAnsi="Times New Roman" w:cs="Times New Roman"/>
            <w:sz w:val="24"/>
            <w:szCs w:val="24"/>
          </w:rPr>
          <w:t xml:space="preserve">as </w:t>
        </w:r>
      </w:ins>
      <w:ins w:id="125" w:author="immccull@gmail.com" w:date="2022-07-25T17:00:00Z">
        <w:r w:rsidR="00790276">
          <w:rPr>
            <w:rFonts w:ascii="Times New Roman" w:eastAsia="Times New Roman" w:hAnsi="Times New Roman" w:cs="Times New Roman"/>
            <w:sz w:val="24"/>
            <w:szCs w:val="24"/>
          </w:rPr>
          <w:t xml:space="preserve">hydrologically connected </w:t>
        </w:r>
      </w:ins>
      <w:ins w:id="126" w:author="immccull@gmail.com" w:date="2022-07-25T16:58:00Z">
        <w:r w:rsidR="00790276">
          <w:rPr>
            <w:rFonts w:ascii="Times New Roman" w:eastAsia="Times New Roman" w:hAnsi="Times New Roman" w:cs="Times New Roman"/>
            <w:sz w:val="24"/>
            <w:szCs w:val="24"/>
          </w:rPr>
          <w:t>sets of streams, rivers, and lakes</w:t>
        </w:r>
      </w:ins>
      <w:ins w:id="127" w:author="immccull@gmail.com" w:date="2022-07-25T17:00:00Z">
        <w:r w:rsidR="00790276">
          <w:rPr>
            <w:rFonts w:ascii="Times New Roman" w:eastAsia="Times New Roman" w:hAnsi="Times New Roman" w:cs="Times New Roman"/>
            <w:sz w:val="24"/>
            <w:szCs w:val="24"/>
          </w:rPr>
          <w:t xml:space="preserve"> (based on surface water). </w:t>
        </w:r>
      </w:ins>
      <w:ins w:id="128" w:author="immccull@gmail.com" w:date="2022-07-25T16:58:00Z">
        <w:r w:rsidR="00790276">
          <w:rPr>
            <w:rFonts w:ascii="Times New Roman" w:eastAsia="Times New Roman" w:hAnsi="Times New Roman" w:cs="Times New Roman"/>
            <w:sz w:val="24"/>
            <w:szCs w:val="24"/>
          </w:rPr>
          <w:t>.</w:t>
        </w:r>
      </w:ins>
      <w:del w:id="129" w:author="immccull@gmail.com" w:date="2022-07-25T16:58:00Z">
        <w:r w:rsidDel="00790276">
          <w:rPr>
            <w:rFonts w:ascii="Times New Roman" w:eastAsia="Times New Roman" w:hAnsi="Times New Roman" w:cs="Times New Roman"/>
            <w:sz w:val="24"/>
            <w:szCs w:val="24"/>
          </w:rPr>
          <w:delText>Freshwater</w:delText>
        </w:r>
      </w:del>
      <w:r>
        <w:rPr>
          <w:rFonts w:ascii="Times New Roman" w:eastAsia="Times New Roman" w:hAnsi="Times New Roman" w:cs="Times New Roman"/>
          <w:sz w:val="24"/>
          <w:szCs w:val="24"/>
        </w:rPr>
        <w:t xml:space="preserve"> </w:t>
      </w:r>
      <w:ins w:id="130" w:author="immccull@gmail.com" w:date="2022-07-25T16:58:00Z">
        <w:r w:rsidR="00790276">
          <w:rPr>
            <w:rFonts w:ascii="Times New Roman" w:eastAsia="Times New Roman" w:hAnsi="Times New Roman" w:cs="Times New Roman"/>
            <w:sz w:val="24"/>
            <w:szCs w:val="24"/>
          </w:rPr>
          <w:t xml:space="preserve">Such </w:t>
        </w:r>
      </w:ins>
      <w:r>
        <w:rPr>
          <w:rFonts w:ascii="Times New Roman" w:eastAsia="Times New Roman" w:hAnsi="Times New Roman" w:cs="Times New Roman"/>
          <w:sz w:val="24"/>
          <w:szCs w:val="24"/>
        </w:rPr>
        <w:t>networks are easily fragmented by numerous anthropogenic (e.g., impoundments, hydrologic alterations) or natural (e.g., flow direction, seasonal hydrology)</w:t>
      </w:r>
      <w:r w:rsidR="0084721A">
        <w:rPr>
          <w:rFonts w:ascii="Times New Roman" w:eastAsia="Times New Roman" w:hAnsi="Times New Roman" w:cs="Times New Roman"/>
          <w:sz w:val="24"/>
          <w:szCs w:val="24"/>
        </w:rPr>
        <w:t xml:space="preserve"> factors</w:t>
      </w:r>
      <w:r>
        <w:rPr>
          <w:rFonts w:ascii="Times New Roman" w:eastAsia="Times New Roman" w:hAnsi="Times New Roman" w:cs="Times New Roman"/>
          <w:sz w:val="24"/>
          <w:szCs w:val="24"/>
        </w:rPr>
        <w:t xml:space="preserve"> (Erős et al. 2012, LeMoine et al. 2020), many of which are difficult to represent spatially across multiple regions. One previous study quantified stream network fragmentation across the conterminous US based on dam locations and found that dams have created over 48,000 new stream segments compared to historical, undammed conditions (Cooper et al. 2017). Although this study is particularly valuable given its large spatial extent and quantitative comparison of </w:t>
      </w:r>
      <w:r>
        <w:rPr>
          <w:rFonts w:ascii="Times New Roman" w:eastAsia="Times New Roman" w:hAnsi="Times New Roman" w:cs="Times New Roman"/>
          <w:sz w:val="24"/>
          <w:szCs w:val="24"/>
        </w:rPr>
        <w:lastRenderedPageBreak/>
        <w:t>current vs. historical network conditions, it did not specifically consider the role of lakes in potential network fragmentation. Therefore, there is a need for broad-scale freshwater corridor studies that consider dam-mediated network connectivity based on both lakes and streams.</w:t>
      </w:r>
    </w:p>
    <w:p w14:paraId="536AA9A6" w14:textId="540BEBEB"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key consideration in freshwater corridor mapping is the imperfect translatability of the terrestrial graph-based approaches to freshwater networks of lakes, streams, and rivers (Nel et al. 2009, Hermoso et al. 2018). Topologically, lakes resemble nodes (i.e., patches) and streams and rivers resemble edges (i.e., corridors) in a traditional graph theory framework, but lakes, streams, or rivers may each represent preferred habitat, with others functioning as marginal habitat or non-habitat corridors depending on the taxa of interest (Tonn and Magnuson 1982, Jones 2010, Heim et al. 2019). Regardless, it is important to consider lakes, streams, and rivers together when mapping freshwater corridors due to their important structural and ecological linkages (Saunders et al. 2016, McCullough et al. 2019a, King et al. 2021a). Moreover, such freshwater networks represent the only possible corridors for strictly freshwater taxa without human intervention</w:t>
      </w:r>
      <w:r w:rsidR="00051895">
        <w:rPr>
          <w:rFonts w:ascii="Times New Roman" w:eastAsia="Times New Roman" w:hAnsi="Times New Roman" w:cs="Times New Roman"/>
          <w:sz w:val="24"/>
          <w:szCs w:val="24"/>
        </w:rPr>
        <w:t xml:space="preserve"> </w:t>
      </w:r>
      <w:r w:rsidR="0084721A">
        <w:rPr>
          <w:rFonts w:ascii="Times New Roman" w:eastAsia="Times New Roman" w:hAnsi="Times New Roman" w:cs="Times New Roman"/>
          <w:sz w:val="24"/>
          <w:szCs w:val="24"/>
        </w:rPr>
        <w:t>in the absence of overland</w:t>
      </w:r>
      <w:ins w:id="131" w:author="immccull@gmail.com" w:date="2022-07-26T09:51:00Z">
        <w:r w:rsidR="00FD6556">
          <w:rPr>
            <w:rFonts w:ascii="Times New Roman" w:eastAsia="Times New Roman" w:hAnsi="Times New Roman" w:cs="Times New Roman"/>
            <w:sz w:val="24"/>
            <w:szCs w:val="24"/>
          </w:rPr>
          <w:t xml:space="preserve">, </w:t>
        </w:r>
      </w:ins>
      <w:ins w:id="132" w:author="immccull@gmail.com" w:date="2022-07-27T13:03:00Z">
        <w:r w:rsidR="00217EAD">
          <w:rPr>
            <w:rFonts w:ascii="Times New Roman" w:eastAsia="Times New Roman" w:hAnsi="Times New Roman" w:cs="Times New Roman"/>
            <w:sz w:val="24"/>
            <w:szCs w:val="24"/>
          </w:rPr>
          <w:t>volant</w:t>
        </w:r>
      </w:ins>
      <w:ins w:id="133" w:author="immccull@gmail.com" w:date="2022-07-26T09:51:00Z">
        <w:r w:rsidR="00FD6556">
          <w:rPr>
            <w:rFonts w:ascii="Times New Roman" w:eastAsia="Times New Roman" w:hAnsi="Times New Roman" w:cs="Times New Roman"/>
            <w:sz w:val="24"/>
            <w:szCs w:val="24"/>
          </w:rPr>
          <w:t xml:space="preserve"> (e.g., insects</w:t>
        </w:r>
      </w:ins>
      <w:ins w:id="134" w:author="immccull@gmail.com" w:date="2022-07-26T09:52:00Z">
        <w:r w:rsidR="00FD6556">
          <w:rPr>
            <w:rFonts w:ascii="Times New Roman" w:eastAsia="Times New Roman" w:hAnsi="Times New Roman" w:cs="Times New Roman"/>
            <w:sz w:val="24"/>
            <w:szCs w:val="24"/>
          </w:rPr>
          <w:t xml:space="preserve"> or birds)</w:t>
        </w:r>
      </w:ins>
      <w:r w:rsidR="0084721A">
        <w:rPr>
          <w:rFonts w:ascii="Times New Roman" w:eastAsia="Times New Roman" w:hAnsi="Times New Roman" w:cs="Times New Roman"/>
          <w:sz w:val="24"/>
          <w:szCs w:val="24"/>
        </w:rPr>
        <w:t xml:space="preserve"> or vector-mediated dispersal (e.g., transport by wind or waterfowl)</w:t>
      </w:r>
      <w:r>
        <w:rPr>
          <w:rFonts w:ascii="Times New Roman" w:eastAsia="Times New Roman" w:hAnsi="Times New Roman" w:cs="Times New Roman"/>
          <w:sz w:val="24"/>
          <w:szCs w:val="24"/>
        </w:rPr>
        <w:t>. In light of these facts, coarse-filter approaches focused on network structural characteristics that broadly influence connectivity among lakes, streams, and rivers may represent a promising avenue for identifying potential freshwater corridors for conservation purposes over large areas.</w:t>
      </w:r>
    </w:p>
    <w:p w14:paraId="3DFB2E6E" w14:textId="1122AAC2"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concept from terrestrial graph theory that potentially translates well to fresh waters is the important role of particular nodes in maintaining structural landscape connectivity (Urban and Keitt 2001, Rayfield et al. 2011). We refer to these as “hubs”: major nodes within freshwater networks that disproportionately influence and reinforce whole-network structural connectivity (Muirhead &amp; MacIsaac 2005) (Figure 1a). Because effects of lakes on network connectivity are </w:t>
      </w:r>
      <w:r>
        <w:rPr>
          <w:rFonts w:ascii="Times New Roman" w:eastAsia="Times New Roman" w:hAnsi="Times New Roman" w:cs="Times New Roman"/>
          <w:sz w:val="24"/>
          <w:szCs w:val="24"/>
        </w:rPr>
        <w:lastRenderedPageBreak/>
        <w:t xml:space="preserve">generally ignored in many stream and river connectivity studies at broad spatial scales (e.g., Cooper et al. 2017, Kuemmerlen et al. 2019, Barbarossa et al. 2020), we considered lakes as nodes and streams as edges and therefore lakes as potential hubs, but recognize that it may make sense to designate stream reaches as nodes under some circumstances (e.g., regions with detailed stream habitat data or few lakes). Furthermore, major dams are commonly associated with lakes (and reservoirs), so an analysis of critical nodes can indicate where network connectivity is most compromised, vulnerable to anthropogenic alterations, or could benefit from restoration. Regardless, conceptually, network fragmentation increases and whole-network connectivity is considerably reduced if hubs become compromised due to factors such as impoundments or other hydrologic alterations, water quality declines, biological invasions, or shoreline developments (Figure 1b). Terrestrial studies have demonstrated the importance of particular nodes for maintaining network structure, including stepping-stone nodes that represent lower quality habitat (Saura et al. 2014, Dilts et al. 2016). Therefore, protecting and managing hubs to maintain intact freshwater networks for lotic-associated species may be advisable, particularly in a climate change context. For example, loss </w:t>
      </w:r>
      <w:r w:rsidR="0084721A">
        <w:rPr>
          <w:rFonts w:ascii="Times New Roman" w:eastAsia="Times New Roman" w:hAnsi="Times New Roman" w:cs="Times New Roman"/>
          <w:sz w:val="24"/>
          <w:szCs w:val="24"/>
        </w:rPr>
        <w:t xml:space="preserve">or degradation </w:t>
      </w:r>
      <w:r>
        <w:rPr>
          <w:rFonts w:ascii="Times New Roman" w:eastAsia="Times New Roman" w:hAnsi="Times New Roman" w:cs="Times New Roman"/>
          <w:sz w:val="24"/>
          <w:szCs w:val="24"/>
        </w:rPr>
        <w:t>of hubs could threaten access to seasonal thermal refuges (Armstrong et al. 2021) or persistent waterbodies in dry landscapes (Jaeger et al. 2014), or the potential for species range shifts (Comte et al. 2013, Lynch et al. 2016, Ebersole et al. 2020). Future work is needed, however, to examine directly the biological importance of hubs within freshwater networks.</w:t>
      </w:r>
    </w:p>
    <w:p w14:paraId="44B8A8B0" w14:textId="6F1A03D4" w:rsidR="00523288" w:rsidRDefault="00925D81" w:rsidP="00DA5528">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Finally, a major impetus for coarse-filter connectivity mapping is to identify, create, or protect corridors among protected areas (Costanza and Terando 2019). Protected areas, however, are generally focused on terrestrial biodiversity </w:t>
      </w:r>
      <w:ins w:id="135" w:author="immccull@gmail.com" w:date="2022-08-02T13:29:00Z">
        <w:r w:rsidR="00A30212">
          <w:rPr>
            <w:rFonts w:ascii="Times New Roman" w:eastAsia="Times New Roman" w:hAnsi="Times New Roman" w:cs="Times New Roman"/>
            <w:sz w:val="24"/>
            <w:szCs w:val="24"/>
          </w:rPr>
          <w:t xml:space="preserve">and ecosystems </w:t>
        </w:r>
      </w:ins>
      <w:r>
        <w:rPr>
          <w:rFonts w:ascii="Times New Roman" w:eastAsia="Times New Roman" w:hAnsi="Times New Roman" w:cs="Times New Roman"/>
          <w:sz w:val="24"/>
          <w:szCs w:val="24"/>
        </w:rPr>
        <w:t xml:space="preserve">and have therefore provided mixed benefits for freshwater biodiversity and ecosystems (Saunders et al. 2002, Abell et al. </w:t>
      </w:r>
      <w:r>
        <w:rPr>
          <w:rFonts w:ascii="Times New Roman" w:eastAsia="Times New Roman" w:hAnsi="Times New Roman" w:cs="Times New Roman"/>
          <w:sz w:val="24"/>
          <w:szCs w:val="24"/>
        </w:rPr>
        <w:lastRenderedPageBreak/>
        <w:t>2007). Past research has focused largely on the lack of representation of freshwater biodiversity and ecosystems in protected areas (Jenkins et al. 2015, Bastin et al. 2019, McCullough et al. 2019b) rather than freshwater connectivity. Notably, global protection targets for freshwater ecosystems (Aichi Target 11; CBD 2010) have been only somewhat achieved. In 2020, the 5th Global Biodiversity Outlook deemed Target 11 as “partially achieved”: the 17% protection target was likely achieved globally, but not necessarily based on ecologically representative, well-connected fresh waters (Secretariat of the Convention on Biological Diversity 2020). Therefore, protection of freshwater corridors may currently be insufficient in many regions and countries. Although maintaining and restoring freshwater connectivity is a major priority for freshwater biodiversity conservation worldwide, research is still needed to investigate to what extent protected areas help maintain freshwater connectivity (Harper et al. 2021).</w:t>
      </w:r>
    </w:p>
    <w:p w14:paraId="7B2C3E2D" w14:textId="69ED497A"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objective was to provide a national-scale, coarse-filter assessment of freshwater corridors in the conterminous US, encompassing characteristics of freshwater networks, potential corridor</w:t>
      </w:r>
      <w:del w:id="136" w:author="immccull@gmail.com" w:date="2022-07-26T14:19:00Z">
        <w:r w:rsidDel="00833022">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 xml:space="preserve">s, and their protected status with respect to the 17% Aichi conservation target. </w:t>
      </w:r>
      <w:del w:id="137" w:author="immccull@gmail.com" w:date="2022-07-26T14:19:00Z">
        <w:r w:rsidDel="00833022">
          <w:rPr>
            <w:rFonts w:ascii="Times New Roman" w:eastAsia="Times New Roman" w:hAnsi="Times New Roman" w:cs="Times New Roman"/>
            <w:sz w:val="24"/>
            <w:szCs w:val="24"/>
          </w:rPr>
          <w:delText xml:space="preserve">We focus on </w:delText>
        </w:r>
        <w:r w:rsidR="00057A44" w:rsidDel="00833022">
          <w:rPr>
            <w:rFonts w:ascii="Times New Roman" w:eastAsia="Times New Roman" w:hAnsi="Times New Roman" w:cs="Times New Roman"/>
            <w:sz w:val="24"/>
            <w:szCs w:val="24"/>
          </w:rPr>
          <w:delText xml:space="preserve">freshwater </w:delText>
        </w:r>
        <w:r w:rsidDel="00833022">
          <w:rPr>
            <w:rFonts w:ascii="Times New Roman" w:eastAsia="Times New Roman" w:hAnsi="Times New Roman" w:cs="Times New Roman"/>
            <w:sz w:val="24"/>
            <w:szCs w:val="24"/>
          </w:rPr>
          <w:delText>corridor networks</w:delText>
        </w:r>
      </w:del>
      <w:ins w:id="138" w:author="immccull@gmail.com" w:date="2022-07-25T16:38:00Z">
        <w:r w:rsidR="006A41CF">
          <w:rPr>
            <w:rFonts w:ascii="Times New Roman" w:eastAsia="Times New Roman" w:hAnsi="Times New Roman" w:cs="Times New Roman"/>
            <w:sz w:val="24"/>
            <w:szCs w:val="24"/>
          </w:rPr>
          <w:t xml:space="preserve"> </w:t>
        </w:r>
      </w:ins>
      <w:ins w:id="139" w:author="immccull@gmail.com" w:date="2022-07-26T14:19:00Z">
        <w:r w:rsidR="00833022">
          <w:rPr>
            <w:rFonts w:ascii="Times New Roman" w:eastAsia="Times New Roman" w:hAnsi="Times New Roman" w:cs="Times New Roman"/>
            <w:sz w:val="24"/>
            <w:szCs w:val="24"/>
          </w:rPr>
          <w:t>When mapping potential freshwater corridors, i</w:t>
        </w:r>
      </w:ins>
      <w:ins w:id="140" w:author="immccull@gmail.com" w:date="2022-07-25T17:06:00Z">
        <w:r w:rsidR="003E7CEA">
          <w:rPr>
            <w:rFonts w:ascii="Times New Roman" w:eastAsia="Times New Roman" w:hAnsi="Times New Roman" w:cs="Times New Roman"/>
            <w:sz w:val="24"/>
            <w:szCs w:val="24"/>
          </w:rPr>
          <w:t>t is im</w:t>
        </w:r>
      </w:ins>
      <w:ins w:id="141" w:author="immccull@gmail.com" w:date="2022-07-25T17:07:00Z">
        <w:r w:rsidR="003E7CEA">
          <w:rPr>
            <w:rFonts w:ascii="Times New Roman" w:eastAsia="Times New Roman" w:hAnsi="Times New Roman" w:cs="Times New Roman"/>
            <w:sz w:val="24"/>
            <w:szCs w:val="24"/>
          </w:rPr>
          <w:t xml:space="preserve">portant to analyze entire freshwater networks </w:t>
        </w:r>
      </w:ins>
      <w:ins w:id="142" w:author="immccull@gmail.com" w:date="2022-07-25T16:45:00Z">
        <w:r w:rsidR="004D592F">
          <w:rPr>
            <w:rFonts w:ascii="Times New Roman" w:eastAsia="Times New Roman" w:hAnsi="Times New Roman" w:cs="Times New Roman"/>
            <w:sz w:val="24"/>
            <w:szCs w:val="24"/>
          </w:rPr>
          <w:t>because</w:t>
        </w:r>
      </w:ins>
      <w:ins w:id="143" w:author="immccull@gmail.com" w:date="2022-07-25T16:43:00Z">
        <w:r w:rsidR="00817A1B">
          <w:rPr>
            <w:rFonts w:ascii="Times New Roman" w:eastAsia="Times New Roman" w:hAnsi="Times New Roman" w:cs="Times New Roman"/>
            <w:sz w:val="24"/>
            <w:szCs w:val="24"/>
          </w:rPr>
          <w:t xml:space="preserve"> regional-scale connectivity cannot be achieved with</w:t>
        </w:r>
      </w:ins>
      <w:ins w:id="144" w:author="immccull@gmail.com" w:date="2022-07-25T17:07:00Z">
        <w:r w:rsidR="003E7CEA">
          <w:rPr>
            <w:rFonts w:ascii="Times New Roman" w:eastAsia="Times New Roman" w:hAnsi="Times New Roman" w:cs="Times New Roman"/>
            <w:sz w:val="24"/>
            <w:szCs w:val="24"/>
          </w:rPr>
          <w:t xml:space="preserve">out </w:t>
        </w:r>
      </w:ins>
      <w:ins w:id="145" w:author="immccull@gmail.com" w:date="2022-07-25T16:44:00Z">
        <w:r w:rsidR="00817A1B">
          <w:rPr>
            <w:rFonts w:ascii="Times New Roman" w:eastAsia="Times New Roman" w:hAnsi="Times New Roman" w:cs="Times New Roman"/>
            <w:sz w:val="24"/>
            <w:szCs w:val="24"/>
          </w:rPr>
          <w:t>linking together</w:t>
        </w:r>
      </w:ins>
      <w:del w:id="146" w:author="immccull@gmail.com" w:date="2022-07-25T16:38:00Z">
        <w:r w:rsidR="00057A44" w:rsidDel="006A41CF">
          <w:rPr>
            <w:rFonts w:ascii="Times New Roman" w:eastAsia="Times New Roman" w:hAnsi="Times New Roman" w:cs="Times New Roman"/>
            <w:sz w:val="24"/>
            <w:szCs w:val="24"/>
          </w:rPr>
          <w:delText>, which</w:delText>
        </w:r>
      </w:del>
      <w:r>
        <w:rPr>
          <w:rFonts w:ascii="Times New Roman" w:eastAsia="Times New Roman" w:hAnsi="Times New Roman" w:cs="Times New Roman"/>
          <w:sz w:val="24"/>
          <w:szCs w:val="24"/>
        </w:rPr>
        <w:t xml:space="preserve"> </w:t>
      </w:r>
      <w:del w:id="147" w:author="immccull@gmail.com" w:date="2022-07-25T16:40:00Z">
        <w:r w:rsidDel="00817A1B">
          <w:rPr>
            <w:rFonts w:ascii="Times New Roman" w:eastAsia="Times New Roman" w:hAnsi="Times New Roman" w:cs="Times New Roman"/>
            <w:sz w:val="24"/>
            <w:szCs w:val="24"/>
          </w:rPr>
          <w:delText>link</w:delText>
        </w:r>
      </w:del>
      <w:r>
        <w:rPr>
          <w:rFonts w:ascii="Times New Roman" w:eastAsia="Times New Roman" w:hAnsi="Times New Roman" w:cs="Times New Roman"/>
          <w:sz w:val="24"/>
          <w:szCs w:val="24"/>
        </w:rPr>
        <w:t xml:space="preserve"> numerous local corridors</w:t>
      </w:r>
      <w:del w:id="148" w:author="immccull@gmail.com" w:date="2022-07-25T16:44:00Z">
        <w:r w:rsidDel="00817A1B">
          <w:rPr>
            <w:rFonts w:ascii="Times New Roman" w:eastAsia="Times New Roman" w:hAnsi="Times New Roman" w:cs="Times New Roman"/>
            <w:sz w:val="24"/>
            <w:szCs w:val="24"/>
          </w:rPr>
          <w:delText xml:space="preserve"> to achieve regional-scale connectivity</w:delText>
        </w:r>
      </w:del>
      <w:r>
        <w:rPr>
          <w:rFonts w:ascii="Times New Roman" w:eastAsia="Times New Roman" w:hAnsi="Times New Roman" w:cs="Times New Roman"/>
          <w:sz w:val="24"/>
          <w:szCs w:val="24"/>
        </w:rPr>
        <w:t xml:space="preserve"> (Beier et al. 2008, Beier et al. 2011). This work builds upon the primarily terrestrially-focused coarse-filter connectivity literature for conservation purposes by extending these practices to fresh waters and explicitly considering the role of major nodes (i.e., hubs) in </w:t>
      </w:r>
      <w:ins w:id="149" w:author="immccull@gmail.com" w:date="2022-07-26T14:20:00Z">
        <w:r w:rsidR="00833022">
          <w:rPr>
            <w:rFonts w:ascii="Times New Roman" w:eastAsia="Times New Roman" w:hAnsi="Times New Roman" w:cs="Times New Roman"/>
            <w:sz w:val="24"/>
            <w:szCs w:val="24"/>
          </w:rPr>
          <w:t xml:space="preserve">freshwater </w:t>
        </w:r>
      </w:ins>
      <w:r>
        <w:rPr>
          <w:rFonts w:ascii="Times New Roman" w:eastAsia="Times New Roman" w:hAnsi="Times New Roman" w:cs="Times New Roman"/>
          <w:sz w:val="24"/>
          <w:szCs w:val="24"/>
        </w:rPr>
        <w:t>corridor</w:t>
      </w:r>
      <w:del w:id="150" w:author="immccull@gmail.com" w:date="2022-07-26T14:20:00Z">
        <w:r w:rsidDel="00833022">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s. This work also represents the first conterminous US-wide analysis of freshwater corridor protection, another topic that has been a major focus in the terrestrial realm. Specifically, we asked:</w:t>
      </w:r>
    </w:p>
    <w:p w14:paraId="6B5A472C"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What freshwater networks can best represent freshwater corridor</w:t>
      </w:r>
      <w:del w:id="151" w:author="immccull@gmail.com" w:date="2022-07-25T17:08:00Z">
        <w:r w:rsidDel="003E7CEA">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s?</w:t>
      </w:r>
    </w:p>
    <w:p w14:paraId="01694286"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lakes represent freshwater network hubs?</w:t>
      </w:r>
    </w:p>
    <w:p w14:paraId="3E29B292"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well protected are these freshwater corridor</w:t>
      </w:r>
      <w:del w:id="152" w:author="immccull@gmail.com" w:date="2022-07-26T09:36:00Z">
        <w:r w:rsidDel="00297BED">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s and hubs?</w:t>
      </w:r>
    </w:p>
    <w:p w14:paraId="60B4651A" w14:textId="46E5BF20"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 we expected most freshwater networks to be relatively small, heavily dammed, and susceptible to fragmentation, limiting the availability of regional freshwater corridor</w:t>
      </w:r>
      <w:del w:id="153" w:author="immccull@gmail.com" w:date="2022-07-26T09:36:00Z">
        <w:r w:rsidDel="00297BED">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s in the conterminous US. We also expected hub lakes to be more prevalent in regions with more lakes overall and for protection of hub lakes and freshwater corridor</w:t>
      </w:r>
      <w:del w:id="154" w:author="immccull@gmail.com" w:date="2022-07-26T14:21:00Z">
        <w:r w:rsidDel="00C95ECF">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s to fall below the 17% Aichi target nationally, except in the western US where large protected areas are concentrated. This analysis represents an important step for freshwater biodiversity conservation in a climate change context and is intended to facilitate future biodiversity-</w:t>
      </w:r>
      <w:ins w:id="155" w:author="immccull@gmail.com" w:date="2022-07-27T13:28:00Z">
        <w:r w:rsidR="00D474C2">
          <w:rPr>
            <w:rFonts w:ascii="Times New Roman" w:eastAsia="Times New Roman" w:hAnsi="Times New Roman" w:cs="Times New Roman"/>
            <w:sz w:val="24"/>
            <w:szCs w:val="24"/>
          </w:rPr>
          <w:t>connectivity</w:t>
        </w:r>
      </w:ins>
      <w:del w:id="156" w:author="immccull@gmail.com" w:date="2022-07-27T13:27:00Z">
        <w:r w:rsidDel="00D474C2">
          <w:rPr>
            <w:rFonts w:ascii="Times New Roman" w:eastAsia="Times New Roman" w:hAnsi="Times New Roman" w:cs="Times New Roman"/>
            <w:sz w:val="24"/>
            <w:szCs w:val="24"/>
          </w:rPr>
          <w:delText>centered</w:delText>
        </w:r>
      </w:del>
      <w:r>
        <w:rPr>
          <w:rFonts w:ascii="Times New Roman" w:eastAsia="Times New Roman" w:hAnsi="Times New Roman" w:cs="Times New Roman"/>
          <w:sz w:val="24"/>
          <w:szCs w:val="24"/>
        </w:rPr>
        <w:t xml:space="preserve"> work</w:t>
      </w:r>
      <w:ins w:id="157" w:author="immccull@gmail.com" w:date="2022-07-26T14:23:00Z">
        <w:r w:rsidR="00C95ECF">
          <w:rPr>
            <w:rFonts w:ascii="Times New Roman" w:eastAsia="Times New Roman" w:hAnsi="Times New Roman" w:cs="Times New Roman"/>
            <w:sz w:val="24"/>
            <w:szCs w:val="24"/>
          </w:rPr>
          <w:t xml:space="preserve"> from local to conti</w:t>
        </w:r>
      </w:ins>
      <w:ins w:id="158" w:author="immccull@gmail.com" w:date="2022-07-26T14:24:00Z">
        <w:r w:rsidR="00C95ECF">
          <w:rPr>
            <w:rFonts w:ascii="Times New Roman" w:eastAsia="Times New Roman" w:hAnsi="Times New Roman" w:cs="Times New Roman"/>
            <w:sz w:val="24"/>
            <w:szCs w:val="24"/>
          </w:rPr>
          <w:t>nental scales</w:t>
        </w:r>
      </w:ins>
      <w:r>
        <w:rPr>
          <w:rFonts w:ascii="Times New Roman" w:eastAsia="Times New Roman" w:hAnsi="Times New Roman" w:cs="Times New Roman"/>
          <w:sz w:val="24"/>
          <w:szCs w:val="24"/>
        </w:rPr>
        <w:t>, including observations of species and genetic diversity, as well as important processes of gene flow, migrations, and range shifts.</w:t>
      </w:r>
    </w:p>
    <w:p w14:paraId="0397887D" w14:textId="77777777" w:rsidR="00523288" w:rsidRDefault="00523288">
      <w:pPr>
        <w:spacing w:line="480" w:lineRule="auto"/>
        <w:ind w:left="720"/>
        <w:rPr>
          <w:rFonts w:ascii="Times New Roman" w:eastAsia="Times New Roman" w:hAnsi="Times New Roman" w:cs="Times New Roman"/>
          <w:sz w:val="24"/>
          <w:szCs w:val="24"/>
        </w:rPr>
      </w:pPr>
    </w:p>
    <w:p w14:paraId="675BE86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4BF035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Freshwater connectivity metrics and scoring criteria</w:t>
      </w:r>
    </w:p>
    <w:p w14:paraId="594FA685" w14:textId="4FBB0BD3" w:rsidR="00523288" w:rsidRDefault="00925D81">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A challenge associated with assessing conterminous US-scale freshwater connectivity is obtaining data at ecologically appropriate resolutions across such a large spatial extent. We applied a novel, conterminous US-scale dataset, LAGOS-US</w:t>
      </w:r>
      <w:r w:rsidR="001226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NETWORKS v1.0, that represents graph-based freshwater networks with lakes as nodes and streams as edges (King et al. 2021b, c). This dataset contains 86511 on-network lakes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in surface area and approximately 39.5 million stream reaches that comprise a total of 898 networks (Fig</w:t>
      </w:r>
      <w:r w:rsidR="00D474C2">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2a). Lakes were defined as permanent, lentic waterbodies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(both natural lakes and reservoirs) with a geographically defined polygon in the National Hydrography Dataset v2 (Cheruvelil et al. 2021, Smith et al. </w:t>
      </w:r>
      <w:r>
        <w:rPr>
          <w:rFonts w:ascii="Times New Roman" w:eastAsia="Times New Roman" w:hAnsi="Times New Roman" w:cs="Times New Roman"/>
          <w:sz w:val="24"/>
          <w:szCs w:val="24"/>
        </w:rPr>
        <w:lastRenderedPageBreak/>
        <w:t>2021). LAGOS-US</w:t>
      </w:r>
      <w:r w:rsidR="001226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NETWORKS also includes on-network dams (n = </w:t>
      </w:r>
      <w:r w:rsidR="0000338F">
        <w:rPr>
          <w:rFonts w:ascii="Times New Roman" w:eastAsia="Times New Roman" w:hAnsi="Times New Roman" w:cs="Times New Roman"/>
          <w:sz w:val="24"/>
          <w:szCs w:val="24"/>
        </w:rPr>
        <w:t>49525</w:t>
      </w:r>
      <w:r>
        <w:rPr>
          <w:rFonts w:ascii="Times New Roman" w:eastAsia="Times New Roman" w:hAnsi="Times New Roman" w:cs="Times New Roman"/>
          <w:sz w:val="24"/>
          <w:szCs w:val="24"/>
        </w:rPr>
        <w:t xml:space="preserve">) and metrics for the number of total dams within each network and the number of upstream or downstream dams from individual lakes. </w:t>
      </w:r>
      <w:ins w:id="159" w:author="immccull@gmail.com" w:date="2022-07-27T13:29:00Z">
        <w:r w:rsidR="00D474C2">
          <w:rPr>
            <w:rFonts w:ascii="Times New Roman" w:eastAsia="Times New Roman" w:hAnsi="Times New Roman" w:cs="Times New Roman"/>
            <w:sz w:val="24"/>
            <w:szCs w:val="24"/>
          </w:rPr>
          <w:t>Dam</w:t>
        </w:r>
      </w:ins>
      <w:ins w:id="160" w:author="immccull@gmail.com" w:date="2022-08-02T16:00:00Z">
        <w:r w:rsidR="00EB4EFB">
          <w:rPr>
            <w:rFonts w:ascii="Times New Roman" w:eastAsia="Times New Roman" w:hAnsi="Times New Roman" w:cs="Times New Roman"/>
            <w:sz w:val="24"/>
            <w:szCs w:val="24"/>
          </w:rPr>
          <w:t xml:space="preserve"> locations </w:t>
        </w:r>
      </w:ins>
      <w:ins w:id="161" w:author="immccull@gmail.com" w:date="2022-07-27T13:29:00Z">
        <w:r w:rsidR="00D474C2">
          <w:rPr>
            <w:rFonts w:ascii="Times New Roman" w:eastAsia="Times New Roman" w:hAnsi="Times New Roman" w:cs="Times New Roman"/>
            <w:sz w:val="24"/>
            <w:szCs w:val="24"/>
          </w:rPr>
          <w:t xml:space="preserve">were </w:t>
        </w:r>
      </w:ins>
      <w:ins w:id="162" w:author="immccull@gmail.com" w:date="2022-08-02T15:58:00Z">
        <w:r w:rsidR="00EB4EFB">
          <w:rPr>
            <w:rFonts w:ascii="Times New Roman" w:eastAsia="Times New Roman" w:hAnsi="Times New Roman" w:cs="Times New Roman"/>
            <w:sz w:val="24"/>
            <w:szCs w:val="24"/>
          </w:rPr>
          <w:t>based</w:t>
        </w:r>
      </w:ins>
      <w:ins w:id="163" w:author="immccull@gmail.com" w:date="2022-08-02T16:02:00Z">
        <w:r w:rsidR="00EB4EFB">
          <w:rPr>
            <w:rFonts w:ascii="Times New Roman" w:eastAsia="Times New Roman" w:hAnsi="Times New Roman" w:cs="Times New Roman"/>
            <w:sz w:val="24"/>
            <w:szCs w:val="24"/>
          </w:rPr>
          <w:t xml:space="preserve"> on</w:t>
        </w:r>
      </w:ins>
      <w:ins w:id="164" w:author="immccull@gmail.com" w:date="2022-08-02T16:01:00Z">
        <w:r w:rsidR="00EB4EFB">
          <w:rPr>
            <w:rFonts w:ascii="Times New Roman" w:eastAsia="Times New Roman" w:hAnsi="Times New Roman" w:cs="Times New Roman"/>
            <w:sz w:val="24"/>
            <w:szCs w:val="24"/>
          </w:rPr>
          <w:t xml:space="preserve"> a</w:t>
        </w:r>
      </w:ins>
      <w:ins w:id="165" w:author="immccull@gmail.com" w:date="2022-08-02T16:02:00Z">
        <w:r w:rsidR="00EB4EFB">
          <w:rPr>
            <w:rFonts w:ascii="Times New Roman" w:eastAsia="Times New Roman" w:hAnsi="Times New Roman" w:cs="Times New Roman"/>
            <w:sz w:val="24"/>
            <w:szCs w:val="24"/>
          </w:rPr>
          <w:t xml:space="preserve"> </w:t>
        </w:r>
      </w:ins>
      <w:ins w:id="166" w:author="immccull@gmail.com" w:date="2022-08-02T16:00:00Z">
        <w:r w:rsidR="00EB4EFB">
          <w:rPr>
            <w:rFonts w:ascii="Times New Roman" w:eastAsia="Times New Roman" w:hAnsi="Times New Roman" w:cs="Times New Roman"/>
            <w:sz w:val="24"/>
            <w:szCs w:val="24"/>
          </w:rPr>
          <w:t>systematic</w:t>
        </w:r>
      </w:ins>
      <w:ins w:id="167" w:author="immccull@gmail.com" w:date="2022-08-02T16:02:00Z">
        <w:r w:rsidR="00EB4EFB">
          <w:rPr>
            <w:rFonts w:ascii="Times New Roman" w:eastAsia="Times New Roman" w:hAnsi="Times New Roman" w:cs="Times New Roman"/>
            <w:sz w:val="24"/>
            <w:szCs w:val="24"/>
          </w:rPr>
          <w:t>, spatially explicit</w:t>
        </w:r>
      </w:ins>
      <w:ins w:id="168" w:author="immccull@gmail.com" w:date="2022-08-02T16:00:00Z">
        <w:r w:rsidR="00EB4EFB">
          <w:rPr>
            <w:rFonts w:ascii="Times New Roman" w:eastAsia="Times New Roman" w:hAnsi="Times New Roman" w:cs="Times New Roman"/>
            <w:sz w:val="24"/>
            <w:szCs w:val="24"/>
          </w:rPr>
          <w:t xml:space="preserve"> dam verification process</w:t>
        </w:r>
      </w:ins>
      <w:ins w:id="169" w:author="immccull@gmail.com" w:date="2022-07-27T13:29:00Z">
        <w:r w:rsidR="00D474C2">
          <w:rPr>
            <w:rFonts w:ascii="Times New Roman" w:eastAsia="Times New Roman" w:hAnsi="Times New Roman" w:cs="Times New Roman"/>
            <w:sz w:val="24"/>
            <w:szCs w:val="24"/>
          </w:rPr>
          <w:t xml:space="preserve"> </w:t>
        </w:r>
      </w:ins>
      <w:ins w:id="170" w:author="immccull@gmail.com" w:date="2022-08-02T16:01:00Z">
        <w:r w:rsidR="00EB4EFB">
          <w:rPr>
            <w:rFonts w:ascii="Times New Roman" w:eastAsia="Times New Roman" w:hAnsi="Times New Roman" w:cs="Times New Roman"/>
            <w:sz w:val="24"/>
            <w:szCs w:val="24"/>
          </w:rPr>
          <w:t>for</w:t>
        </w:r>
      </w:ins>
      <w:ins w:id="171" w:author="immccull@gmail.com" w:date="2022-08-02T16:06:00Z">
        <w:r w:rsidR="00F33018">
          <w:rPr>
            <w:rFonts w:ascii="Times New Roman" w:eastAsia="Times New Roman" w:hAnsi="Times New Roman" w:cs="Times New Roman"/>
            <w:sz w:val="24"/>
            <w:szCs w:val="24"/>
          </w:rPr>
          <w:t xml:space="preserve"> </w:t>
        </w:r>
      </w:ins>
      <w:ins w:id="172" w:author="immccull@gmail.com" w:date="2022-08-02T16:01:00Z">
        <w:r w:rsidR="00EB4EFB">
          <w:rPr>
            <w:rFonts w:ascii="Times New Roman" w:eastAsia="Times New Roman" w:hAnsi="Times New Roman" w:cs="Times New Roman"/>
            <w:sz w:val="24"/>
            <w:szCs w:val="24"/>
          </w:rPr>
          <w:t>the entire</w:t>
        </w:r>
      </w:ins>
      <w:ins w:id="173" w:author="immccull@gmail.com" w:date="2022-08-02T15:58:00Z">
        <w:r w:rsidR="00EB4EFB">
          <w:rPr>
            <w:rFonts w:ascii="Times New Roman" w:eastAsia="Times New Roman" w:hAnsi="Times New Roman" w:cs="Times New Roman"/>
            <w:sz w:val="24"/>
            <w:szCs w:val="24"/>
          </w:rPr>
          <w:t xml:space="preserve"> conterminous US</w:t>
        </w:r>
      </w:ins>
      <w:ins w:id="174" w:author="immccull@gmail.com" w:date="2022-08-03T09:42:00Z">
        <w:r w:rsidR="00FE326E">
          <w:rPr>
            <w:rFonts w:ascii="Times New Roman" w:eastAsia="Times New Roman" w:hAnsi="Times New Roman" w:cs="Times New Roman"/>
            <w:sz w:val="24"/>
            <w:szCs w:val="24"/>
          </w:rPr>
          <w:t xml:space="preserve"> resulting in an augmented National An</w:t>
        </w:r>
      </w:ins>
      <w:ins w:id="175" w:author="immccull@gmail.com" w:date="2022-08-03T09:43:00Z">
        <w:r w:rsidR="00FE326E">
          <w:rPr>
            <w:rFonts w:ascii="Times New Roman" w:eastAsia="Times New Roman" w:hAnsi="Times New Roman" w:cs="Times New Roman"/>
            <w:sz w:val="24"/>
            <w:szCs w:val="24"/>
          </w:rPr>
          <w:t xml:space="preserve">thropogenic Barrier Database (NABD) (Cooper et al. 2017, </w:t>
        </w:r>
        <w:r w:rsidR="00FE326E" w:rsidRPr="005D42A8">
          <w:rPr>
            <w:rFonts w:ascii="Times New Roman" w:eastAsia="Gungsuh" w:hAnsi="Times New Roman" w:cs="Times New Roman"/>
            <w:sz w:val="24"/>
            <w:szCs w:val="24"/>
          </w:rPr>
          <w:t>King et al. 2021 b, c</w:t>
        </w:r>
        <w:r w:rsidR="00FE326E">
          <w:rPr>
            <w:rFonts w:ascii="Times New Roman" w:eastAsia="Times New Roman" w:hAnsi="Times New Roman" w:cs="Times New Roman"/>
            <w:sz w:val="24"/>
            <w:szCs w:val="24"/>
          </w:rPr>
          <w:t>).</w:t>
        </w:r>
      </w:ins>
      <w:ins w:id="176" w:author="immccull@gmail.com" w:date="2022-08-02T16:13:00Z">
        <w:r w:rsidR="00B37202">
          <w:rPr>
            <w:rFonts w:ascii="Times New Roman" w:eastAsia="Times New Roman" w:hAnsi="Times New Roman" w:cs="Times New Roman"/>
            <w:sz w:val="24"/>
            <w:szCs w:val="24"/>
          </w:rPr>
          <w:t xml:space="preserve"> </w:t>
        </w:r>
      </w:ins>
      <w:ins w:id="177" w:author="immccull@gmail.com" w:date="2022-08-03T09:43:00Z">
        <w:r w:rsidR="00FE326E">
          <w:rPr>
            <w:rFonts w:ascii="Times New Roman" w:eastAsia="Times New Roman" w:hAnsi="Times New Roman" w:cs="Times New Roman"/>
            <w:sz w:val="24"/>
            <w:szCs w:val="24"/>
          </w:rPr>
          <w:t>Notably</w:t>
        </w:r>
      </w:ins>
      <w:ins w:id="178" w:author="immccull@gmail.com" w:date="2022-08-03T11:54:00Z">
        <w:r w:rsidR="005E4647">
          <w:rPr>
            <w:rFonts w:ascii="Times New Roman" w:eastAsia="Times New Roman" w:hAnsi="Times New Roman" w:cs="Times New Roman"/>
            <w:sz w:val="24"/>
            <w:szCs w:val="24"/>
          </w:rPr>
          <w:t xml:space="preserve">, </w:t>
        </w:r>
      </w:ins>
      <w:ins w:id="179" w:author="immccull@gmail.com" w:date="2022-08-03T11:01:00Z">
        <w:r w:rsidR="00BF4012">
          <w:rPr>
            <w:rFonts w:ascii="Times New Roman" w:eastAsia="Times New Roman" w:hAnsi="Times New Roman" w:cs="Times New Roman"/>
            <w:sz w:val="24"/>
            <w:szCs w:val="24"/>
          </w:rPr>
          <w:t>LAGOS-US-NETWORKS</w:t>
        </w:r>
      </w:ins>
      <w:ins w:id="180" w:author="immccull@gmail.com" w:date="2022-08-03T09:44:00Z">
        <w:r w:rsidR="00FE326E">
          <w:rPr>
            <w:rFonts w:ascii="Times New Roman" w:eastAsia="Times New Roman" w:hAnsi="Times New Roman" w:cs="Times New Roman"/>
            <w:sz w:val="24"/>
            <w:szCs w:val="24"/>
          </w:rPr>
          <w:t xml:space="preserve"> contains a wide distribution of dam sizes: 49% are ≤ 7.6m</w:t>
        </w:r>
      </w:ins>
      <w:ins w:id="181" w:author="immccull@gmail.com" w:date="2022-08-03T09:45:00Z">
        <w:r w:rsidR="009233F6">
          <w:rPr>
            <w:rFonts w:ascii="Times New Roman" w:eastAsia="Times New Roman" w:hAnsi="Times New Roman" w:cs="Times New Roman"/>
            <w:sz w:val="24"/>
            <w:szCs w:val="24"/>
          </w:rPr>
          <w:t xml:space="preserve"> </w:t>
        </w:r>
      </w:ins>
      <w:ins w:id="182" w:author="immccull@gmail.com" w:date="2022-08-03T09:46:00Z">
        <w:r w:rsidR="009233F6">
          <w:rPr>
            <w:rFonts w:ascii="Times New Roman" w:eastAsia="Times New Roman" w:hAnsi="Times New Roman" w:cs="Times New Roman"/>
            <w:sz w:val="24"/>
            <w:szCs w:val="24"/>
          </w:rPr>
          <w:t xml:space="preserve">(25ft) </w:t>
        </w:r>
      </w:ins>
      <w:ins w:id="183" w:author="immccull@gmail.com" w:date="2022-08-03T09:45:00Z">
        <w:r w:rsidR="009233F6">
          <w:rPr>
            <w:rFonts w:ascii="Times New Roman" w:eastAsia="Times New Roman" w:hAnsi="Times New Roman" w:cs="Times New Roman"/>
            <w:sz w:val="24"/>
            <w:szCs w:val="24"/>
          </w:rPr>
          <w:t>high</w:t>
        </w:r>
      </w:ins>
      <w:ins w:id="184" w:author="immccull@gmail.com" w:date="2022-08-03T09:44:00Z">
        <w:r w:rsidR="00FE326E">
          <w:rPr>
            <w:rFonts w:ascii="Times New Roman" w:eastAsia="Times New Roman" w:hAnsi="Times New Roman" w:cs="Times New Roman"/>
            <w:sz w:val="24"/>
            <w:szCs w:val="24"/>
          </w:rPr>
          <w:t xml:space="preserve"> (i.e., </w:t>
        </w:r>
      </w:ins>
      <w:ins w:id="185" w:author="immccull@gmail.com" w:date="2022-08-03T09:45:00Z">
        <w:r w:rsidR="00FE326E">
          <w:rPr>
            <w:rFonts w:ascii="Times New Roman" w:eastAsia="Times New Roman" w:hAnsi="Times New Roman" w:cs="Times New Roman"/>
            <w:sz w:val="24"/>
            <w:szCs w:val="24"/>
          </w:rPr>
          <w:t>low-head dams)</w:t>
        </w:r>
      </w:ins>
      <w:ins w:id="186" w:author="immccull@gmail.com" w:date="2022-08-03T09:46:00Z">
        <w:r w:rsidR="009233F6">
          <w:rPr>
            <w:rFonts w:ascii="Times New Roman" w:eastAsia="Times New Roman" w:hAnsi="Times New Roman" w:cs="Times New Roman"/>
            <w:sz w:val="24"/>
            <w:szCs w:val="24"/>
          </w:rPr>
          <w:t xml:space="preserve"> and just 2% are ≥ 30.5m (100ft) high.</w:t>
        </w:r>
      </w:ins>
      <w:ins w:id="187" w:author="immccull@gmail.com" w:date="2022-08-03T09:45:00Z">
        <w:r w:rsidR="00FE326E">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We calculated additional connectivity metrics described below using all pairs of connected lakes and the stream distances connecting them. </w:t>
      </w:r>
    </w:p>
    <w:p w14:paraId="5FB4157B" w14:textId="05309A21"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our representation of freshwater networks, edges were weighted by the total stream course distance (km) and were undirected connections between pairs of nodes such that travel through each network was irrespective of streamflow direction. Although we did not weight individual nodes, we analyzed the relationship among nodes within networks using several metrics that broadly represented the density of edges and nodes, accessibility of nodes, susceptibility of networks to fragmentation, and climatic heterogeneity within networks (see Table 1 for individual variable descriptions and justifications). All network connectivity metrics were calculated using the igraph R package (Csardi &amp; Nepusz 2006). We prioritized variables that reflected these phenomena to represent coarse-filter structural connectivity in a climate change context. Although we recognize that only relatively mobile taxa are potentially capable of traveling throughout larger networks (e.g., to reach cooler habitats at higher latitudes), many of our connectivity metrics are also relevant to slow-dispersing taxa whose resilience under climate change relies more on localized movements. Specifically, our study includes </w:t>
      </w:r>
      <w:r w:rsidR="007C0DC2">
        <w:rPr>
          <w:rFonts w:ascii="Times New Roman" w:eastAsia="Times New Roman" w:hAnsi="Times New Roman" w:cs="Times New Roman"/>
          <w:sz w:val="24"/>
          <w:szCs w:val="24"/>
        </w:rPr>
        <w:t xml:space="preserve">network </w:t>
      </w:r>
      <w:r>
        <w:rPr>
          <w:rFonts w:ascii="Times New Roman" w:eastAsia="Times New Roman" w:hAnsi="Times New Roman" w:cs="Times New Roman"/>
          <w:sz w:val="24"/>
          <w:szCs w:val="24"/>
        </w:rPr>
        <w:t>variables that represent susceptibility to fragmentation (minimum cuts, percent articulation points</w:t>
      </w:r>
      <w:ins w:id="188" w:author="immccull@gmail.com" w:date="2022-07-27T09:56:00Z">
        <w:r w:rsidR="00723767">
          <w:rPr>
            <w:rFonts w:ascii="Times New Roman" w:eastAsia="Times New Roman" w:hAnsi="Times New Roman" w:cs="Times New Roman"/>
            <w:sz w:val="24"/>
            <w:szCs w:val="24"/>
          </w:rPr>
          <w:t xml:space="preserve">, dam </w:t>
        </w:r>
      </w:ins>
      <w:ins w:id="189" w:author="immccull@gmail.com" w:date="2022-07-27T13:33:00Z">
        <w:r w:rsidR="001C4501">
          <w:rPr>
            <w:rFonts w:ascii="Times New Roman" w:eastAsia="Times New Roman" w:hAnsi="Times New Roman" w:cs="Times New Roman"/>
            <w:sz w:val="24"/>
            <w:szCs w:val="24"/>
          </w:rPr>
          <w:lastRenderedPageBreak/>
          <w:t>preval</w:t>
        </w:r>
      </w:ins>
      <w:ins w:id="190" w:author="immccull@gmail.com" w:date="2022-07-27T13:34:00Z">
        <w:r w:rsidR="001C4501">
          <w:rPr>
            <w:rFonts w:ascii="Times New Roman" w:eastAsia="Times New Roman" w:hAnsi="Times New Roman" w:cs="Times New Roman"/>
            <w:sz w:val="24"/>
            <w:szCs w:val="24"/>
          </w:rPr>
          <w:t>ence</w:t>
        </w:r>
      </w:ins>
      <w:r>
        <w:rPr>
          <w:rFonts w:ascii="Times New Roman" w:eastAsia="Times New Roman" w:hAnsi="Times New Roman" w:cs="Times New Roman"/>
          <w:sz w:val="24"/>
          <w:szCs w:val="24"/>
        </w:rPr>
        <w:t>), network position (edge density, betweenness centrality), and average dispersal distance between habitats (average lake distance) (Table 1). Given that these are also important considerations for fast-dispersing taxa, our analysis can be used to represent connectivity for diverse freshwater taxa</w:t>
      </w:r>
      <w:ins w:id="191" w:author="immccull@gmail.com" w:date="2022-07-26T14:52:00Z">
        <w:r w:rsidR="00B940C2">
          <w:rPr>
            <w:rFonts w:ascii="Times New Roman" w:eastAsia="Times New Roman" w:hAnsi="Times New Roman" w:cs="Times New Roman"/>
            <w:sz w:val="24"/>
            <w:szCs w:val="24"/>
          </w:rPr>
          <w:t xml:space="preserve"> (</w:t>
        </w:r>
      </w:ins>
      <w:ins w:id="192" w:author="immccull@gmail.com" w:date="2022-08-02T13:33:00Z">
        <w:r w:rsidR="00BA28F5">
          <w:rPr>
            <w:rFonts w:ascii="Times New Roman" w:eastAsia="Times New Roman" w:hAnsi="Times New Roman" w:cs="Times New Roman"/>
            <w:sz w:val="24"/>
            <w:szCs w:val="24"/>
          </w:rPr>
          <w:t xml:space="preserve">primarily, </w:t>
        </w:r>
      </w:ins>
      <w:ins w:id="193" w:author="immccull@gmail.com" w:date="2022-07-26T14:52:00Z">
        <w:r w:rsidR="00B940C2">
          <w:rPr>
            <w:rFonts w:ascii="Times New Roman" w:eastAsia="Times New Roman" w:hAnsi="Times New Roman" w:cs="Times New Roman"/>
            <w:sz w:val="24"/>
            <w:szCs w:val="24"/>
          </w:rPr>
          <w:t>strictly freshwater taxa and not semi-aquatic taxa or aerial dispersers)</w:t>
        </w:r>
      </w:ins>
      <w:r>
        <w:rPr>
          <w:rFonts w:ascii="Times New Roman" w:eastAsia="Times New Roman" w:hAnsi="Times New Roman" w:cs="Times New Roman"/>
          <w:sz w:val="24"/>
          <w:szCs w:val="24"/>
        </w:rPr>
        <w:t xml:space="preserve">. Therefore, a coarse-filter structural connectivity analysis of these networks generally represents a useful step for freshwater biodiversity conservation in a climate change context. </w:t>
      </w:r>
    </w:p>
    <w:p w14:paraId="1AA8EF5F" w14:textId="113E5BAA"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Coarse-filter, broad-scale connectivity studies in the terrestrial realm often require simplifying assumptions at this scale (e.g., that snapshot metrics of generalized human presence reflect landscape permeability; Theobald et al. 2012). Therefore, in the freshwater realm, we made various, similar assumptions about what our freshwater connectivity metrics represent at the scale of the conterminous US. Such assumptions may require revision for studies at finer spatial scales when different data are available or for specific taxa of interest. Specifically, we assumed static hydrology (</w:t>
      </w:r>
      <w:r w:rsidR="00FD4DEE">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not accounting for seasonal or interannual variation) and that all dams are structurally similar and well represented across the US, and we do not include fine-scale barriers such as waterfalls, culverts, or slope gradients. </w:t>
      </w:r>
      <w:ins w:id="194" w:author="immccull@gmail.com" w:date="2022-07-27T09:57:00Z">
        <w:r w:rsidR="00723767">
          <w:rPr>
            <w:rFonts w:ascii="Times New Roman" w:eastAsia="Times New Roman" w:hAnsi="Times New Roman" w:cs="Times New Roman"/>
            <w:sz w:val="24"/>
            <w:szCs w:val="24"/>
          </w:rPr>
          <w:t xml:space="preserve">Although we acknowledge that </w:t>
        </w:r>
      </w:ins>
      <w:ins w:id="195" w:author="immccull@gmail.com" w:date="2022-07-27T13:35:00Z">
        <w:r w:rsidR="001C4501">
          <w:rPr>
            <w:rFonts w:ascii="Times New Roman" w:eastAsia="Times New Roman" w:hAnsi="Times New Roman" w:cs="Times New Roman"/>
            <w:sz w:val="24"/>
            <w:szCs w:val="24"/>
          </w:rPr>
          <w:t>our</w:t>
        </w:r>
      </w:ins>
      <w:ins w:id="196" w:author="immccull@gmail.com" w:date="2022-07-27T09:57:00Z">
        <w:r w:rsidR="00723767">
          <w:rPr>
            <w:rFonts w:ascii="Times New Roman" w:eastAsia="Times New Roman" w:hAnsi="Times New Roman" w:cs="Times New Roman"/>
            <w:sz w:val="24"/>
            <w:szCs w:val="24"/>
          </w:rPr>
          <w:t xml:space="preserve"> dam variable</w:t>
        </w:r>
      </w:ins>
      <w:ins w:id="197" w:author="immccull@gmail.com" w:date="2022-07-27T13:35:00Z">
        <w:r w:rsidR="001C4501">
          <w:rPr>
            <w:rFonts w:ascii="Times New Roman" w:eastAsia="Times New Roman" w:hAnsi="Times New Roman" w:cs="Times New Roman"/>
            <w:sz w:val="24"/>
            <w:szCs w:val="24"/>
          </w:rPr>
          <w:t xml:space="preserve"> (dam rate)</w:t>
        </w:r>
      </w:ins>
      <w:ins w:id="198" w:author="immccull@gmail.com" w:date="2022-07-27T09:57:00Z">
        <w:r w:rsidR="00723767">
          <w:rPr>
            <w:rFonts w:ascii="Times New Roman" w:eastAsia="Times New Roman" w:hAnsi="Times New Roman" w:cs="Times New Roman"/>
            <w:sz w:val="24"/>
            <w:szCs w:val="24"/>
          </w:rPr>
          <w:t xml:space="preserve"> does not necessarily represent all dams across the conterminous US</w:t>
        </w:r>
      </w:ins>
      <w:ins w:id="199" w:author="immccull@gmail.com" w:date="2022-07-27T13:35:00Z">
        <w:r w:rsidR="001C4501">
          <w:rPr>
            <w:rFonts w:ascii="Times New Roman" w:eastAsia="Times New Roman" w:hAnsi="Times New Roman" w:cs="Times New Roman"/>
            <w:sz w:val="24"/>
            <w:szCs w:val="24"/>
          </w:rPr>
          <w:t xml:space="preserve"> and their varying characteristics</w:t>
        </w:r>
      </w:ins>
      <w:ins w:id="200" w:author="immccull@gmail.com" w:date="2022-07-27T09:57:00Z">
        <w:r w:rsidR="00723767">
          <w:rPr>
            <w:rFonts w:ascii="Times New Roman" w:eastAsia="Times New Roman" w:hAnsi="Times New Roman" w:cs="Times New Roman"/>
            <w:sz w:val="24"/>
            <w:szCs w:val="24"/>
          </w:rPr>
          <w:t xml:space="preserve">, </w:t>
        </w:r>
      </w:ins>
      <w:ins w:id="201" w:author="immccull@gmail.com" w:date="2022-07-27T13:35:00Z">
        <w:r w:rsidR="001C4501">
          <w:rPr>
            <w:rFonts w:ascii="Times New Roman" w:eastAsia="Times New Roman" w:hAnsi="Times New Roman" w:cs="Times New Roman"/>
            <w:sz w:val="24"/>
            <w:szCs w:val="24"/>
          </w:rPr>
          <w:t xml:space="preserve">dam rate is a </w:t>
        </w:r>
      </w:ins>
      <w:ins w:id="202" w:author="immccull@gmail.com" w:date="2022-07-27T09:58:00Z">
        <w:r w:rsidR="00723767">
          <w:rPr>
            <w:rFonts w:ascii="Times New Roman" w:eastAsia="Times New Roman" w:hAnsi="Times New Roman" w:cs="Times New Roman"/>
            <w:sz w:val="24"/>
            <w:szCs w:val="24"/>
          </w:rPr>
          <w:t xml:space="preserve">broad </w:t>
        </w:r>
      </w:ins>
      <w:ins w:id="203" w:author="immccull@gmail.com" w:date="2022-07-27T09:57:00Z">
        <w:r w:rsidR="00723767">
          <w:rPr>
            <w:rFonts w:ascii="Times New Roman" w:eastAsia="Times New Roman" w:hAnsi="Times New Roman" w:cs="Times New Roman"/>
            <w:sz w:val="24"/>
            <w:szCs w:val="24"/>
          </w:rPr>
          <w:t>proxy for anthropogenic alteration of freshwater network</w:t>
        </w:r>
      </w:ins>
      <w:ins w:id="204" w:author="immccull@gmail.com" w:date="2022-07-27T09:58:00Z">
        <w:r w:rsidR="00723767">
          <w:rPr>
            <w:rFonts w:ascii="Times New Roman" w:eastAsia="Times New Roman" w:hAnsi="Times New Roman" w:cs="Times New Roman"/>
            <w:sz w:val="24"/>
            <w:szCs w:val="24"/>
          </w:rPr>
          <w:t>s, similar to how terrestrial coarse-filter studies use land use/cover as a broad proxy of human</w:t>
        </w:r>
      </w:ins>
      <w:ins w:id="205" w:author="immccull@gmail.com" w:date="2022-07-27T09:59:00Z">
        <w:r w:rsidR="00723767">
          <w:rPr>
            <w:rFonts w:ascii="Times New Roman" w:eastAsia="Times New Roman" w:hAnsi="Times New Roman" w:cs="Times New Roman"/>
            <w:sz w:val="24"/>
            <w:szCs w:val="24"/>
          </w:rPr>
          <w:t xml:space="preserve"> presence</w:t>
        </w:r>
      </w:ins>
      <w:ins w:id="206" w:author="immccull@gmail.com" w:date="2022-07-27T10:01:00Z">
        <w:r w:rsidR="00A9246C">
          <w:rPr>
            <w:rFonts w:ascii="Times New Roman" w:eastAsia="Times New Roman" w:hAnsi="Times New Roman" w:cs="Times New Roman"/>
            <w:sz w:val="24"/>
            <w:szCs w:val="24"/>
          </w:rPr>
          <w:t xml:space="preserve"> (Theobald et al. 2012</w:t>
        </w:r>
      </w:ins>
      <w:ins w:id="207" w:author="immccull@gmail.com" w:date="2022-07-27T10:02:00Z">
        <w:r w:rsidR="00A9246C">
          <w:rPr>
            <w:rFonts w:ascii="Times New Roman" w:eastAsia="Times New Roman" w:hAnsi="Times New Roman" w:cs="Times New Roman"/>
            <w:sz w:val="24"/>
            <w:szCs w:val="24"/>
          </w:rPr>
          <w:t>, Lawler et al. 2013, Nuñez et al. 2013, Belote et al. 2016</w:t>
        </w:r>
      </w:ins>
      <w:ins w:id="208" w:author="immccull@gmail.com" w:date="2022-07-27T10:01:00Z">
        <w:r w:rsidR="00A9246C">
          <w:rPr>
            <w:rFonts w:ascii="Times New Roman" w:eastAsia="Times New Roman" w:hAnsi="Times New Roman" w:cs="Times New Roman"/>
            <w:sz w:val="24"/>
            <w:szCs w:val="24"/>
          </w:rPr>
          <w:t>)</w:t>
        </w:r>
      </w:ins>
      <w:ins w:id="209" w:author="immccull@gmail.com" w:date="2022-07-27T09:59:00Z">
        <w:r w:rsidR="00723767">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We also d</w:t>
      </w:r>
      <w:r w:rsidR="008E259F">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not account for networks that crossed international borders due to data constraints.</w:t>
      </w:r>
    </w:p>
    <w:p w14:paraId="5DF3C143" w14:textId="40F0CE9A"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integrated the various freshwater connectivity metrics (all variables described and defined in Table 1) into a composite network connectivity score that could easily be compared across networks using a principal component analysis (PCA). We only performed this analysis </w:t>
      </w:r>
      <w:r>
        <w:rPr>
          <w:rFonts w:ascii="Times New Roman" w:eastAsia="Times New Roman" w:hAnsi="Times New Roman" w:cs="Times New Roman"/>
          <w:sz w:val="24"/>
          <w:szCs w:val="24"/>
        </w:rPr>
        <w:lastRenderedPageBreak/>
        <w:t xml:space="preserve">for networks with &gt; 4 lakes (n = 385); however, we excluded the Mississippi River network due to its exceptional size (containing 37.9% of all network lakes). Prior to the PCA, dam rate and percent articulation points were rescaled such that higher values represented fewer barriers and greater resistance to network fragmentation, respectively (and therefore greater overall connectivity). We then </w:t>
      </w:r>
      <w:r w:rsidR="008E259F">
        <w:rPr>
          <w:rFonts w:ascii="Times New Roman" w:eastAsia="Times New Roman" w:hAnsi="Times New Roman" w:cs="Times New Roman"/>
          <w:sz w:val="24"/>
          <w:szCs w:val="24"/>
        </w:rPr>
        <w:t xml:space="preserve">Z-score normalized </w:t>
      </w:r>
      <w:r>
        <w:rPr>
          <w:rFonts w:ascii="Times New Roman" w:eastAsia="Times New Roman" w:hAnsi="Times New Roman" w:cs="Times New Roman"/>
          <w:sz w:val="24"/>
          <w:szCs w:val="24"/>
        </w:rPr>
        <w:t xml:space="preserve">all input variables (mean of 0 and standard deviation of 1) before PCA calculations. We used 2 principal components, which explained 60% of variation in the data, to calculate connectivity scores. We opted to use 2 components based on agreement between the Kaiser criterion and Horn’s parallel analysis for component retention (Dinmo 2018). </w:t>
      </w:r>
      <w:ins w:id="210" w:author="immccull@gmail.com" w:date="2022-07-26T09:41:00Z">
        <w:r w:rsidR="00821026">
          <w:rPr>
            <w:rFonts w:ascii="Times New Roman" w:eastAsia="Times New Roman" w:hAnsi="Times New Roman" w:cs="Times New Roman"/>
            <w:sz w:val="24"/>
            <w:szCs w:val="24"/>
          </w:rPr>
          <w:t xml:space="preserve">Because each component </w:t>
        </w:r>
      </w:ins>
      <w:ins w:id="211" w:author="immccull@gmail.com" w:date="2022-07-27T13:38:00Z">
        <w:r w:rsidR="00BC589B">
          <w:rPr>
            <w:rFonts w:ascii="Times New Roman" w:eastAsia="Times New Roman" w:hAnsi="Times New Roman" w:cs="Times New Roman"/>
            <w:sz w:val="24"/>
            <w:szCs w:val="24"/>
          </w:rPr>
          <w:t>ess</w:t>
        </w:r>
      </w:ins>
      <w:ins w:id="212" w:author="immccull@gmail.com" w:date="2022-07-27T13:39:00Z">
        <w:r w:rsidR="00BC589B">
          <w:rPr>
            <w:rFonts w:ascii="Times New Roman" w:eastAsia="Times New Roman" w:hAnsi="Times New Roman" w:cs="Times New Roman"/>
            <w:sz w:val="24"/>
            <w:szCs w:val="24"/>
          </w:rPr>
          <w:t xml:space="preserve">entially </w:t>
        </w:r>
      </w:ins>
      <w:ins w:id="213" w:author="immccull@gmail.com" w:date="2022-07-26T09:41:00Z">
        <w:r w:rsidR="00821026">
          <w:rPr>
            <w:rFonts w:ascii="Times New Roman" w:eastAsia="Times New Roman" w:hAnsi="Times New Roman" w:cs="Times New Roman"/>
            <w:sz w:val="24"/>
            <w:szCs w:val="24"/>
          </w:rPr>
          <w:t xml:space="preserve">represented an axis within a two-dimensional space, </w:t>
        </w:r>
      </w:ins>
      <w:ins w:id="214" w:author="immccull@gmail.com" w:date="2022-07-27T13:38:00Z">
        <w:r w:rsidR="00BC589B">
          <w:rPr>
            <w:rFonts w:ascii="Times New Roman" w:eastAsia="Times New Roman" w:hAnsi="Times New Roman" w:cs="Times New Roman"/>
            <w:sz w:val="24"/>
            <w:szCs w:val="24"/>
          </w:rPr>
          <w:t xml:space="preserve">composite </w:t>
        </w:r>
      </w:ins>
      <w:ins w:id="215" w:author="immccull@gmail.com" w:date="2022-07-26T09:41:00Z">
        <w:r w:rsidR="00821026">
          <w:rPr>
            <w:rFonts w:ascii="Times New Roman" w:eastAsia="Times New Roman" w:hAnsi="Times New Roman" w:cs="Times New Roman"/>
            <w:sz w:val="24"/>
            <w:szCs w:val="24"/>
          </w:rPr>
          <w:t xml:space="preserve">connectivity scores </w:t>
        </w:r>
      </w:ins>
      <w:ins w:id="216" w:author="immccull@gmail.com" w:date="2022-07-26T14:54:00Z">
        <w:r w:rsidR="00175F6B">
          <w:rPr>
            <w:rFonts w:ascii="Times New Roman" w:eastAsia="Times New Roman" w:hAnsi="Times New Roman" w:cs="Times New Roman"/>
            <w:sz w:val="24"/>
            <w:szCs w:val="24"/>
          </w:rPr>
          <w:t xml:space="preserve">were </w:t>
        </w:r>
      </w:ins>
      <w:ins w:id="217" w:author="immccull@gmail.com" w:date="2022-07-27T13:38:00Z">
        <w:r w:rsidR="00BC589B">
          <w:rPr>
            <w:rFonts w:ascii="Times New Roman" w:eastAsia="Times New Roman" w:hAnsi="Times New Roman" w:cs="Times New Roman"/>
            <w:sz w:val="24"/>
            <w:szCs w:val="24"/>
          </w:rPr>
          <w:t>calculated as</w:t>
        </w:r>
      </w:ins>
      <w:ins w:id="218" w:author="immccull@gmail.com" w:date="2022-07-26T14:54:00Z">
        <w:r w:rsidR="00175F6B">
          <w:rPr>
            <w:rFonts w:ascii="Times New Roman" w:eastAsia="Times New Roman" w:hAnsi="Times New Roman" w:cs="Times New Roman"/>
            <w:sz w:val="24"/>
            <w:szCs w:val="24"/>
          </w:rPr>
          <w:t xml:space="preserve"> </w:t>
        </w:r>
      </w:ins>
      <w:ins w:id="219" w:author="immccull@gmail.com" w:date="2022-07-26T09:41:00Z">
        <w:r w:rsidR="00821026">
          <w:rPr>
            <w:rFonts w:ascii="Times New Roman" w:eastAsia="Times New Roman" w:hAnsi="Times New Roman" w:cs="Times New Roman"/>
            <w:sz w:val="24"/>
            <w:szCs w:val="24"/>
          </w:rPr>
          <w:t>the distance to the origin</w:t>
        </w:r>
      </w:ins>
      <w:ins w:id="220" w:author="immccull@gmail.com" w:date="2022-07-27T13:39:00Z">
        <w:r w:rsidR="00BC589B">
          <w:rPr>
            <w:rFonts w:ascii="Times New Roman" w:eastAsia="Times New Roman" w:hAnsi="Times New Roman" w:cs="Times New Roman"/>
            <w:sz w:val="24"/>
            <w:szCs w:val="24"/>
          </w:rPr>
          <w:t xml:space="preserve"> within this space</w:t>
        </w:r>
      </w:ins>
      <w:ins w:id="221" w:author="immccull@gmail.com" w:date="2022-07-26T09:41:00Z">
        <w:r w:rsidR="00821026">
          <w:rPr>
            <w:rFonts w:ascii="Times New Roman" w:eastAsia="Times New Roman" w:hAnsi="Times New Roman" w:cs="Times New Roman"/>
            <w:sz w:val="24"/>
            <w:szCs w:val="24"/>
          </w:rPr>
          <w:t xml:space="preserve">. </w:t>
        </w:r>
      </w:ins>
      <w:moveToRangeStart w:id="222" w:author="immccull@gmail.com" w:date="2022-07-25T16:46:00Z" w:name="move109660035"/>
      <w:moveTo w:id="223" w:author="immccull@gmail.com" w:date="2022-07-25T16:46:00Z">
        <w:r w:rsidR="004D592F">
          <w:rPr>
            <w:rFonts w:ascii="Times New Roman" w:eastAsia="Times New Roman" w:hAnsi="Times New Roman" w:cs="Times New Roman"/>
            <w:sz w:val="24"/>
            <w:szCs w:val="24"/>
          </w:rPr>
          <w:t xml:space="preserve">Cutoffs for low, medium, and high scores were determined by visual inspection of the score distribution (Appendix S1: Figure S2). </w:t>
        </w:r>
      </w:moveTo>
      <w:moveToRangeEnd w:id="222"/>
      <w:r>
        <w:rPr>
          <w:rFonts w:ascii="Times New Roman" w:eastAsia="Times New Roman" w:hAnsi="Times New Roman" w:cs="Times New Roman"/>
          <w:sz w:val="24"/>
          <w:szCs w:val="24"/>
        </w:rPr>
        <w:t>To facilitate usefulness of our study for management and policy decision-making processes, we analyzed freshwater connectivity scores across 9 ecoregions used by the US Environmental Protection Agency National Aquatic Resource Survey (NARS) (Herlihy et al. 2008) (Figure 2b). For networks that spanned multiple ecoregions, we assigned ecoregions based on the majority of nodes within those networks.</w:t>
      </w:r>
    </w:p>
    <w:p w14:paraId="6B4A188E" w14:textId="77777777" w:rsidR="00523288" w:rsidRDefault="00523288">
      <w:pPr>
        <w:spacing w:line="480" w:lineRule="auto"/>
        <w:ind w:firstLine="720"/>
        <w:rPr>
          <w:rFonts w:ascii="Times New Roman" w:eastAsia="Times New Roman" w:hAnsi="Times New Roman" w:cs="Times New Roman"/>
          <w:sz w:val="24"/>
          <w:szCs w:val="24"/>
        </w:rPr>
      </w:pPr>
    </w:p>
    <w:p w14:paraId="149CEB0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Hub lake determination</w:t>
      </w:r>
    </w:p>
    <w:p w14:paraId="62F17E07" w14:textId="58BDA56E" w:rsidR="00523288" w:rsidRPr="00F30538" w:rsidRDefault="00925D81">
      <w:pPr>
        <w:spacing w:line="480" w:lineRule="auto"/>
        <w:rPr>
          <w:rFonts w:ascii="Times New Roman" w:eastAsia="Times New Roman" w:hAnsi="Times New Roman" w:cs="Times New Roman"/>
          <w:sz w:val="24"/>
          <w:szCs w:val="24"/>
          <w:shd w:val="clear" w:color="auto" w:fill="FF9900"/>
        </w:rPr>
      </w:pPr>
      <w:r>
        <w:rPr>
          <w:rFonts w:ascii="Times New Roman" w:eastAsia="Times New Roman" w:hAnsi="Times New Roman" w:cs="Times New Roman"/>
          <w:sz w:val="24"/>
          <w:szCs w:val="24"/>
        </w:rPr>
        <w:tab/>
        <w:t xml:space="preserve">Conceptually, per graph theory, hubs within a freshwater network are vital for maintaining connectivity across large expanses. Hub lakes were determined based on individual metrics of lake nodes within networks. </w:t>
      </w:r>
      <w:r w:rsidRPr="00F30538">
        <w:rPr>
          <w:rFonts w:ascii="Times New Roman" w:eastAsia="Times New Roman" w:hAnsi="Times New Roman" w:cs="Times New Roman"/>
          <w:sz w:val="24"/>
          <w:szCs w:val="24"/>
        </w:rPr>
        <w:t xml:space="preserve">We defined hub lakes as lakes that </w:t>
      </w:r>
      <w:r w:rsidR="008E259F">
        <w:rPr>
          <w:rFonts w:ascii="Times New Roman" w:eastAsia="Times New Roman" w:hAnsi="Times New Roman" w:cs="Times New Roman"/>
          <w:sz w:val="24"/>
          <w:szCs w:val="24"/>
        </w:rPr>
        <w:t>jointly satisfied three conditions of node importance:</w:t>
      </w:r>
      <w:r w:rsidRPr="00F30538">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 xml:space="preserve">1) </w:t>
      </w:r>
      <w:r w:rsidRPr="00F30538">
        <w:rPr>
          <w:rFonts w:ascii="Times New Roman" w:eastAsia="Times New Roman" w:hAnsi="Times New Roman" w:cs="Times New Roman"/>
          <w:sz w:val="24"/>
          <w:szCs w:val="24"/>
        </w:rPr>
        <w:t>articulation points in their network</w:t>
      </w:r>
      <w:r w:rsidR="008A1ED9">
        <w:rPr>
          <w:rFonts w:ascii="Times New Roman" w:eastAsia="Times New Roman" w:hAnsi="Times New Roman" w:cs="Times New Roman"/>
          <w:sz w:val="24"/>
          <w:szCs w:val="24"/>
        </w:rPr>
        <w:t>,</w:t>
      </w:r>
      <w:r w:rsidRPr="00F30538">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 xml:space="preserve">2) </w:t>
      </w:r>
      <w:r w:rsidRPr="00F30538">
        <w:rPr>
          <w:rFonts w:ascii="Times New Roman" w:eastAsia="Times New Roman" w:hAnsi="Times New Roman" w:cs="Times New Roman"/>
          <w:sz w:val="24"/>
          <w:szCs w:val="24"/>
        </w:rPr>
        <w:t xml:space="preserve">in the top quintile of </w:t>
      </w:r>
      <w:r w:rsidRPr="00F30538">
        <w:rPr>
          <w:rFonts w:ascii="Times New Roman" w:eastAsia="Times New Roman" w:hAnsi="Times New Roman" w:cs="Times New Roman"/>
          <w:sz w:val="24"/>
          <w:szCs w:val="24"/>
        </w:rPr>
        <w:lastRenderedPageBreak/>
        <w:t>vertex</w:t>
      </w:r>
      <w:r w:rsidRPr="00F30538">
        <w:rPr>
          <w:rFonts w:ascii="Times New Roman" w:eastAsia="Gungsuh" w:hAnsi="Times New Roman" w:cs="Times New Roman"/>
          <w:sz w:val="24"/>
          <w:szCs w:val="24"/>
        </w:rPr>
        <w:t xml:space="preserve"> strength</w:t>
      </w:r>
      <w:r w:rsidR="008A1ED9">
        <w:rPr>
          <w:rFonts w:ascii="Times New Roman" w:eastAsia="Gungsuh" w:hAnsi="Times New Roman" w:cs="Times New Roman"/>
          <w:sz w:val="24"/>
          <w:szCs w:val="24"/>
        </w:rPr>
        <w:t xml:space="preserve"> (i.e., the weighted degree of a node),</w:t>
      </w:r>
      <w:r w:rsidRPr="00F30538">
        <w:rPr>
          <w:rFonts w:ascii="Times New Roman" w:eastAsia="Gungsuh" w:hAnsi="Times New Roman" w:cs="Times New Roman"/>
          <w:sz w:val="24"/>
          <w:szCs w:val="24"/>
        </w:rPr>
        <w:t xml:space="preserve"> and </w:t>
      </w:r>
      <w:r w:rsidR="008A1ED9">
        <w:rPr>
          <w:rFonts w:ascii="Times New Roman" w:eastAsia="Gungsuh" w:hAnsi="Times New Roman" w:cs="Times New Roman"/>
          <w:sz w:val="24"/>
          <w:szCs w:val="24"/>
        </w:rPr>
        <w:t xml:space="preserve">3) in the top quintile of </w:t>
      </w:r>
      <w:r w:rsidRPr="00F30538">
        <w:rPr>
          <w:rFonts w:ascii="Times New Roman" w:eastAsia="Gungsuh" w:hAnsi="Times New Roman" w:cs="Times New Roman"/>
          <w:sz w:val="24"/>
          <w:szCs w:val="24"/>
        </w:rPr>
        <w:t xml:space="preserve">betweenness centrality within their network (Figure 3). Hence, each network with ≥ 5 lakes will contain at least one hub lake using our definition as long as an articulation point exists in the network. Articulation points are by definition bridges among two or more subnetworks, meaning that an organism must travel through an articulation point to move aquatically from one subnetwork to another. High </w:t>
      </w:r>
      <w:r w:rsidRPr="00F30538">
        <w:rPr>
          <w:rFonts w:ascii="Times New Roman" w:eastAsia="Times New Roman" w:hAnsi="Times New Roman" w:cs="Times New Roman"/>
          <w:sz w:val="24"/>
          <w:szCs w:val="24"/>
        </w:rPr>
        <w:t>vertex</w:t>
      </w:r>
      <w:r w:rsidRPr="00F30538">
        <w:rPr>
          <w:rFonts w:ascii="Times New Roman" w:eastAsia="Gungsuh" w:hAnsi="Times New Roman" w:cs="Times New Roman"/>
          <w:sz w:val="24"/>
          <w:szCs w:val="24"/>
        </w:rPr>
        <w:t xml:space="preserve"> strength for a lake indicates that it connects a high total network distance among lakes, whether through a multitude of short streams or a handful of long streams. Lakes with high betweenness centrality have shorter aquatic travel distances crossing through them and are more likely to be stepping stones for organisms moving within a network. Combined, these metrics indicate a lake that is necessary for network movement and connects long distances while being a more likely path for biota than other lakes in a network. Finally, although we </w:t>
      </w:r>
      <w:ins w:id="224" w:author="immccull@gmail.com" w:date="2022-07-26T14:58:00Z">
        <w:r w:rsidR="0038525C">
          <w:rPr>
            <w:rFonts w:ascii="Times New Roman" w:eastAsia="Gungsuh" w:hAnsi="Times New Roman" w:cs="Times New Roman"/>
            <w:sz w:val="24"/>
            <w:szCs w:val="24"/>
          </w:rPr>
          <w:t>were unable to account for ecologically or hydrologically meaningful differences</w:t>
        </w:r>
      </w:ins>
      <w:ins w:id="225" w:author="immccull@gmail.com" w:date="2022-07-26T14:59:00Z">
        <w:r w:rsidR="0038525C">
          <w:rPr>
            <w:rFonts w:ascii="Times New Roman" w:eastAsia="Gungsuh" w:hAnsi="Times New Roman" w:cs="Times New Roman"/>
            <w:sz w:val="24"/>
            <w:szCs w:val="24"/>
          </w:rPr>
          <w:t xml:space="preserve"> </w:t>
        </w:r>
      </w:ins>
      <w:del w:id="226" w:author="immccull@gmail.com" w:date="2022-07-26T14:58:00Z">
        <w:r w:rsidRPr="00F30538" w:rsidDel="0038525C">
          <w:rPr>
            <w:rFonts w:ascii="Times New Roman" w:eastAsia="Gungsuh" w:hAnsi="Times New Roman" w:cs="Times New Roman"/>
            <w:sz w:val="24"/>
            <w:szCs w:val="24"/>
          </w:rPr>
          <w:delText>did not differentiate</w:delText>
        </w:r>
      </w:del>
      <w:r w:rsidRPr="00F30538">
        <w:rPr>
          <w:rFonts w:ascii="Times New Roman" w:eastAsia="Gungsuh" w:hAnsi="Times New Roman" w:cs="Times New Roman"/>
          <w:sz w:val="24"/>
          <w:szCs w:val="24"/>
        </w:rPr>
        <w:t xml:space="preserve"> between natural lakes and reservoirs</w:t>
      </w:r>
      <w:ins w:id="227" w:author="immccull@gmail.com" w:date="2022-07-26T15:00:00Z">
        <w:r w:rsidR="0038525C">
          <w:rPr>
            <w:rFonts w:ascii="Times New Roman" w:eastAsia="Gungsuh" w:hAnsi="Times New Roman" w:cs="Times New Roman"/>
            <w:sz w:val="24"/>
            <w:szCs w:val="24"/>
          </w:rPr>
          <w:t xml:space="preserve"> (e.g., depth, water temperature)</w:t>
        </w:r>
      </w:ins>
      <w:r w:rsidRPr="00F30538">
        <w:rPr>
          <w:rFonts w:ascii="Times New Roman" w:eastAsia="Gungsuh" w:hAnsi="Times New Roman" w:cs="Times New Roman"/>
          <w:sz w:val="24"/>
          <w:szCs w:val="24"/>
        </w:rPr>
        <w:t xml:space="preserve"> in aforementioned connectivity metrics</w:t>
      </w:r>
      <w:ins w:id="228" w:author="immccull@gmail.com" w:date="2022-07-26T14:58:00Z">
        <w:r w:rsidR="0038525C">
          <w:rPr>
            <w:rFonts w:ascii="Times New Roman" w:eastAsia="Gungsuh" w:hAnsi="Times New Roman" w:cs="Times New Roman"/>
            <w:sz w:val="24"/>
            <w:szCs w:val="24"/>
          </w:rPr>
          <w:t xml:space="preserve"> due to data limitations</w:t>
        </w:r>
      </w:ins>
      <w:ins w:id="229" w:author="immccull@gmail.com" w:date="2022-08-02T13:37:00Z">
        <w:r w:rsidR="00BA28F5">
          <w:rPr>
            <w:rFonts w:ascii="Times New Roman" w:eastAsia="Gungsuh" w:hAnsi="Times New Roman" w:cs="Times New Roman"/>
            <w:sz w:val="24"/>
            <w:szCs w:val="24"/>
          </w:rPr>
          <w:t xml:space="preserve"> at the scale of the conterminous US</w:t>
        </w:r>
      </w:ins>
      <w:r w:rsidRPr="00F30538">
        <w:rPr>
          <w:rFonts w:ascii="Times New Roman" w:eastAsia="Gungsuh" w:hAnsi="Times New Roman" w:cs="Times New Roman"/>
          <w:sz w:val="24"/>
          <w:szCs w:val="24"/>
        </w:rPr>
        <w:t xml:space="preserve">, we reported differences in the prevalence of </w:t>
      </w:r>
      <w:r w:rsidR="006C34B4">
        <w:rPr>
          <w:rFonts w:ascii="Times New Roman" w:eastAsia="Gungsuh" w:hAnsi="Times New Roman" w:cs="Times New Roman"/>
          <w:sz w:val="24"/>
          <w:szCs w:val="24"/>
        </w:rPr>
        <w:t xml:space="preserve">natural lake </w:t>
      </w:r>
      <w:r w:rsidRPr="00F30538">
        <w:rPr>
          <w:rFonts w:ascii="Times New Roman" w:eastAsia="Gungsuh" w:hAnsi="Times New Roman" w:cs="Times New Roman"/>
          <w:sz w:val="24"/>
          <w:szCs w:val="24"/>
        </w:rPr>
        <w:t xml:space="preserve">hubs </w:t>
      </w:r>
      <w:r w:rsidR="006C34B4">
        <w:rPr>
          <w:rFonts w:ascii="Times New Roman" w:eastAsia="Gungsuh" w:hAnsi="Times New Roman" w:cs="Times New Roman"/>
          <w:sz w:val="24"/>
          <w:szCs w:val="24"/>
        </w:rPr>
        <w:t>versus</w:t>
      </w:r>
      <w:r w:rsidR="006C34B4" w:rsidRPr="00F30538">
        <w:rPr>
          <w:rFonts w:ascii="Times New Roman" w:eastAsia="Gungsuh" w:hAnsi="Times New Roman" w:cs="Times New Roman"/>
          <w:sz w:val="24"/>
          <w:szCs w:val="24"/>
        </w:rPr>
        <w:t xml:space="preserve"> </w:t>
      </w:r>
      <w:r w:rsidRPr="00F30538">
        <w:rPr>
          <w:rFonts w:ascii="Times New Roman" w:eastAsia="Gungsuh" w:hAnsi="Times New Roman" w:cs="Times New Roman"/>
          <w:sz w:val="24"/>
          <w:szCs w:val="24"/>
        </w:rPr>
        <w:t>reservoir</w:t>
      </w:r>
      <w:r w:rsidR="006C34B4">
        <w:rPr>
          <w:rFonts w:ascii="Times New Roman" w:eastAsia="Gungsuh" w:hAnsi="Times New Roman" w:cs="Times New Roman"/>
          <w:sz w:val="24"/>
          <w:szCs w:val="24"/>
        </w:rPr>
        <w:t xml:space="preserve"> hubs</w:t>
      </w:r>
      <w:r w:rsidRPr="00F30538">
        <w:rPr>
          <w:rFonts w:ascii="Times New Roman" w:eastAsia="Gungsuh" w:hAnsi="Times New Roman" w:cs="Times New Roman"/>
          <w:sz w:val="24"/>
          <w:szCs w:val="24"/>
        </w:rPr>
        <w:t xml:space="preserve"> for waterbodies ≥ 4 ha.</w:t>
      </w:r>
      <w:r w:rsidRPr="00F30538">
        <w:rPr>
          <w:rFonts w:ascii="Times New Roman" w:eastAsia="Times New Roman" w:hAnsi="Times New Roman" w:cs="Times New Roman"/>
          <w:sz w:val="24"/>
          <w:szCs w:val="24"/>
        </w:rPr>
        <w:t xml:space="preserve"> This size cutoff is based on LAGOS-US</w:t>
      </w:r>
      <w:r w:rsidR="001226B2">
        <w:rPr>
          <w:rFonts w:ascii="Times New Roman" w:eastAsia="Times New Roman" w:hAnsi="Times New Roman" w:cs="Times New Roman"/>
          <w:sz w:val="24"/>
          <w:szCs w:val="24"/>
        </w:rPr>
        <w:t xml:space="preserve"> </w:t>
      </w:r>
      <w:r w:rsidRPr="00F30538">
        <w:rPr>
          <w:rFonts w:ascii="Times New Roman" w:eastAsia="Times New Roman" w:hAnsi="Times New Roman" w:cs="Times New Roman"/>
          <w:sz w:val="24"/>
          <w:szCs w:val="24"/>
        </w:rPr>
        <w:t xml:space="preserve">RESERVOIR, a database of all 137,465 natural lakes and reservoirs ≥ 4 ha classified by machine learning image interpretation (Polus et al. 2021). This dataset classifies reservoirs as waterbodies directly influenced by impoundments (lakes resulting from river impoundments and </w:t>
      </w:r>
      <w:r w:rsidR="008A1ED9">
        <w:rPr>
          <w:rFonts w:ascii="Times New Roman" w:eastAsia="Times New Roman" w:hAnsi="Times New Roman" w:cs="Times New Roman"/>
          <w:sz w:val="24"/>
          <w:szCs w:val="24"/>
        </w:rPr>
        <w:t xml:space="preserve">pre-existing </w:t>
      </w:r>
      <w:r w:rsidRPr="00F30538">
        <w:rPr>
          <w:rFonts w:ascii="Times New Roman" w:eastAsia="Times New Roman" w:hAnsi="Times New Roman" w:cs="Times New Roman"/>
          <w:sz w:val="24"/>
          <w:szCs w:val="24"/>
        </w:rPr>
        <w:t xml:space="preserve">lakes with </w:t>
      </w:r>
      <w:r w:rsidR="008A1ED9">
        <w:rPr>
          <w:rFonts w:ascii="Times New Roman" w:eastAsia="Times New Roman" w:hAnsi="Times New Roman" w:cs="Times New Roman"/>
          <w:sz w:val="24"/>
          <w:szCs w:val="24"/>
        </w:rPr>
        <w:t xml:space="preserve">large </w:t>
      </w:r>
      <w:r w:rsidRPr="00F30538">
        <w:rPr>
          <w:rFonts w:ascii="Times New Roman" w:eastAsia="Times New Roman" w:hAnsi="Times New Roman" w:cs="Times New Roman"/>
          <w:sz w:val="24"/>
          <w:szCs w:val="24"/>
        </w:rPr>
        <w:t>water control structures</w:t>
      </w:r>
      <w:r w:rsidR="001E238A">
        <w:rPr>
          <w:rFonts w:ascii="Times New Roman" w:eastAsia="Times New Roman" w:hAnsi="Times New Roman" w:cs="Times New Roman"/>
          <w:sz w:val="24"/>
          <w:szCs w:val="24"/>
        </w:rPr>
        <w:t xml:space="preserve"> </w:t>
      </w:r>
      <w:r w:rsidR="008A1ED9">
        <w:rPr>
          <w:rFonts w:ascii="Times New Roman" w:eastAsia="Times New Roman" w:hAnsi="Times New Roman" w:cs="Times New Roman"/>
          <w:sz w:val="24"/>
          <w:szCs w:val="24"/>
        </w:rPr>
        <w:t>whose influence goes beyond water level control</w:t>
      </w:r>
      <w:r w:rsidRPr="00F30538">
        <w:rPr>
          <w:rFonts w:ascii="Times New Roman" w:eastAsia="Times New Roman" w:hAnsi="Times New Roman" w:cs="Times New Roman"/>
          <w:sz w:val="24"/>
          <w:szCs w:val="24"/>
        </w:rPr>
        <w:t>). Smaller waterbodies &lt; 4 ha could not be reliably classified, but are less likely to be reservoirs (Polus et al. 2021).</w:t>
      </w:r>
    </w:p>
    <w:p w14:paraId="657CB080" w14:textId="77777777" w:rsidR="00523288" w:rsidRDefault="00523288">
      <w:pPr>
        <w:spacing w:line="480" w:lineRule="auto"/>
        <w:rPr>
          <w:rFonts w:ascii="Times New Roman" w:eastAsia="Times New Roman" w:hAnsi="Times New Roman" w:cs="Times New Roman"/>
          <w:sz w:val="24"/>
          <w:szCs w:val="24"/>
        </w:rPr>
      </w:pPr>
    </w:p>
    <w:p w14:paraId="7B8C162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protected networks, network lakes, and hub lakes</w:t>
      </w:r>
    </w:p>
    <w:p w14:paraId="483AFFCE" w14:textId="48FE16A0" w:rsidR="00523288" w:rsidRDefault="00925D81">
      <w:pPr>
        <w:spacing w:line="480" w:lineRule="auto"/>
        <w:ind w:firstLine="720"/>
        <w:rPr>
          <w:rFonts w:ascii="Times New Roman" w:eastAsia="Times New Roman" w:hAnsi="Times New Roman" w:cs="Times New Roman"/>
          <w:sz w:val="24"/>
          <w:szCs w:val="24"/>
        </w:rPr>
      </w:pPr>
      <w:r w:rsidRPr="00F30538">
        <w:rPr>
          <w:rFonts w:ascii="Times New Roman" w:eastAsia="Times New Roman" w:hAnsi="Times New Roman" w:cs="Times New Roman"/>
          <w:bCs/>
          <w:sz w:val="24"/>
          <w:szCs w:val="24"/>
        </w:rPr>
        <w:lastRenderedPageBreak/>
        <w:t>Because protected areas are usually established for terrestrial ecosystems, defi</w:t>
      </w:r>
      <w:r>
        <w:rPr>
          <w:rFonts w:ascii="Times New Roman" w:eastAsia="Times New Roman" w:hAnsi="Times New Roman" w:cs="Times New Roman"/>
          <w:sz w:val="24"/>
          <w:szCs w:val="24"/>
        </w:rPr>
        <w:t>ning protected freshwater ecosystems depends on different levels of land</w:t>
      </w:r>
      <w:r w:rsidR="004E19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protection and what constitutes freshwater ecosystem protection (i.e., waterbody itself or waterbody and its watershed). Therefore, we considered both strict (i.e., managed for biodiversity; Gap Analysis Program (GAP) status 1-2) and multi-use (i.e., managed for both biodiversity and natural resource extraction; GAP status 1-3) protection (Fig</w:t>
      </w:r>
      <w:r w:rsidR="0038525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2c) in the US Protected Areas Database v2.0 (US Geological Survey 2018). We also considered protection based on lakes occurring within protected areas (i.e., based on lake centers) and on at least 80% of lake watersheds occurring within protected areas given the importance of watersheds for maintaining freshwater habitats (sensu McCullough et al. 2019b). Under these different definitions of protection, the narrowest is based on strict 80% watershed protection, whereas the loosest is based on lake centers occurring within either strict or multi-use protected areas. Watersheds were based on LAGOS-US</w:t>
      </w:r>
      <w:r w:rsidR="001226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LOCUS v1.0 (Cheruvelil et al. 2021, Smith et al. 2021). Using these definitions, we calculated the percentage of lakes in each network currently protected. Similarly, we analyzed current protection of hub lakes using these same definitions and compared protection of hub lakes to protection of all network lakes. We also compared natural log-transformed network connectivity scores to proportions of networks protected under all definitions of protection using Pearson’s correlation coefficients. Finally, we analyzed protection status of whole networks, network lakes, and hub lakes with respect to the 17% Aichi target both nationally and by NARS ecoregions.</w:t>
      </w:r>
    </w:p>
    <w:p w14:paraId="1A7464AB" w14:textId="72A1D9D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 metadata, and R analysis scripts are currently available at </w:t>
      </w:r>
      <w:hyperlink r:id="rId9">
        <w:r>
          <w:rPr>
            <w:rFonts w:ascii="Times New Roman" w:eastAsia="Times New Roman" w:hAnsi="Times New Roman" w:cs="Times New Roman"/>
            <w:color w:val="1155CC"/>
            <w:sz w:val="24"/>
            <w:szCs w:val="24"/>
            <w:u w:val="single"/>
          </w:rPr>
          <w:t>https://github.com/cont-limno/TripleC</w:t>
        </w:r>
      </w:hyperlink>
      <w:r>
        <w:rPr>
          <w:rFonts w:ascii="Times New Roman" w:eastAsia="Times New Roman" w:hAnsi="Times New Roman" w:cs="Times New Roman"/>
          <w:sz w:val="24"/>
          <w:szCs w:val="24"/>
        </w:rPr>
        <w:t xml:space="preserve">. We used R version 4.0.4 for analyses (R Core Team </w:t>
      </w:r>
      <w:r>
        <w:rPr>
          <w:rFonts w:ascii="Times New Roman" w:eastAsia="Times New Roman" w:hAnsi="Times New Roman" w:cs="Times New Roman"/>
          <w:sz w:val="24"/>
          <w:szCs w:val="24"/>
        </w:rPr>
        <w:lastRenderedPageBreak/>
        <w:t xml:space="preserve">2021). Upon publication, this repository will be permanently archived in a publicly accessible online location </w:t>
      </w:r>
      <w:ins w:id="230" w:author="immccull@gmail.com" w:date="2022-08-06T13:51:00Z">
        <w:r w:rsidR="000220F8">
          <w:rPr>
            <w:rFonts w:ascii="Times New Roman" w:eastAsia="Times New Roman" w:hAnsi="Times New Roman" w:cs="Times New Roman"/>
            <w:sz w:val="24"/>
            <w:szCs w:val="24"/>
          </w:rPr>
          <w:t xml:space="preserve">(Zenodo) </w:t>
        </w:r>
      </w:ins>
      <w:r>
        <w:rPr>
          <w:rFonts w:ascii="Times New Roman" w:eastAsia="Times New Roman" w:hAnsi="Times New Roman" w:cs="Times New Roman"/>
          <w:sz w:val="24"/>
          <w:szCs w:val="24"/>
        </w:rPr>
        <w:t>and cited in our methods.</w:t>
      </w:r>
    </w:p>
    <w:p w14:paraId="7E46BDFF" w14:textId="77777777" w:rsidR="00523288" w:rsidRDefault="00523288">
      <w:pPr>
        <w:spacing w:line="480" w:lineRule="auto"/>
        <w:rPr>
          <w:rFonts w:ascii="Times New Roman" w:eastAsia="Times New Roman" w:hAnsi="Times New Roman" w:cs="Times New Roman"/>
          <w:sz w:val="24"/>
          <w:szCs w:val="24"/>
        </w:rPr>
      </w:pPr>
    </w:p>
    <w:p w14:paraId="7AF3E395"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796EC662"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Freshwater network characteristics</w:t>
      </w:r>
    </w:p>
    <w:p w14:paraId="29BD962A" w14:textId="1F646054"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Of the 898 freshwater networks across the conterminous US, most were relatively small (medians of 3 lakes, 5.6 km N-S stream distance, and 1 dam). In contrast, larger networks were relatively rare: just 10.0% and 7.6% of networks contained at least 50 lakes or spanned at least 100 km of N-S stream distance, respectively. The Mississippi River network contained 37.9% of all network lakes (32811 lakes) and 51.2% of all network dams (24986 dams). Larger networks also tended to have more dams: number of dams was positively correlated with number of lakes and N-S stream distance across all networks (Pearson’s r = 0.94 and 0.74, respectively, p &lt; 0.001) (excluding the Mississippi River network). Aside from dams, larger networks were also generally more susceptible to fragmentation: 32.8% of network lakes were articulation points in networks with &gt; 3 lakes, whereas this value was 18.5% across all networks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 xml:space="preserve">Table S1). Similarly, maximum N-S stream connectivity within networks was also susceptible to fragmentation with a median of 1 network cut necessary to undermine the full latitudinal breadth of all networks, as well as those with &gt; 3 lakes. Freshwater network statistics across NARS ecoregions are reported in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 xml:space="preserve">Table S1. In summary and as expected, our analysis of freshwater networks across the conterminous US indicates that most networks are relatively small and that larger networks generally have more dams and are structurally more susceptible to habitat fragmentation. In other words, the large networks potentially able to represent regional </w:t>
      </w:r>
      <w:r>
        <w:rPr>
          <w:rFonts w:ascii="Times New Roman" w:eastAsia="Times New Roman" w:hAnsi="Times New Roman" w:cs="Times New Roman"/>
          <w:sz w:val="24"/>
          <w:szCs w:val="24"/>
        </w:rPr>
        <w:lastRenderedPageBreak/>
        <w:t>freshwater corridor</w:t>
      </w:r>
      <w:del w:id="231" w:author="immccull@gmail.com" w:date="2022-07-26T09:36:00Z">
        <w:r w:rsidDel="00297BED">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 xml:space="preserve">s are relatively few in number, heavily dammed, and particularly prone to </w:t>
      </w:r>
      <w:del w:id="232" w:author="immccull@gmail.com" w:date="2022-07-27T13:48:00Z">
        <w:r w:rsidDel="0051091C">
          <w:rPr>
            <w:rFonts w:ascii="Times New Roman" w:eastAsia="Times New Roman" w:hAnsi="Times New Roman" w:cs="Times New Roman"/>
            <w:sz w:val="24"/>
            <w:szCs w:val="24"/>
          </w:rPr>
          <w:delText xml:space="preserve">habitat </w:delText>
        </w:r>
      </w:del>
      <w:r>
        <w:rPr>
          <w:rFonts w:ascii="Times New Roman" w:eastAsia="Times New Roman" w:hAnsi="Times New Roman" w:cs="Times New Roman"/>
          <w:sz w:val="24"/>
          <w:szCs w:val="24"/>
        </w:rPr>
        <w:t xml:space="preserve">fragmentation. </w:t>
      </w:r>
    </w:p>
    <w:p w14:paraId="693686C6" w14:textId="77777777" w:rsidR="00523288" w:rsidRDefault="00523288">
      <w:pPr>
        <w:spacing w:line="480" w:lineRule="auto"/>
        <w:rPr>
          <w:rFonts w:ascii="Times New Roman" w:eastAsia="Times New Roman" w:hAnsi="Times New Roman" w:cs="Times New Roman"/>
          <w:sz w:val="24"/>
          <w:szCs w:val="24"/>
        </w:rPr>
      </w:pPr>
    </w:p>
    <w:p w14:paraId="6BDD38A3"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Hub lakes: distribution and characteristics</w:t>
      </w:r>
    </w:p>
    <w:p w14:paraId="20D2B5D6" w14:textId="30072D3C" w:rsidR="00523288" w:rsidRPr="00F3053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identified 2080 hub lakes across the conterminous US, representing 2.4% of network lakes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 xml:space="preserve">Table S1, Figure 4a). This percentage varied marginally across most ecoregions, but was just 0.1% in the Northern Plains (NPL) ecoregion and 1.5 - 3.6% across all other ecoregions. Across NARS ecoregions, abundance of hub lakes was positively correlated with abundance of networks (Pearson’s r = 0.79, p = 0.01). Hubs were generally most abundant in the 3 ecoregions with the most networks (Central Plains (CPL): 528 hubs, Northern Appalachians (NAP): 451 hubs, Upper Midwest (UMW): 260 hubs). Ecoregions with fewer networks were generally dominated by the Mississippi River network and also had generally fewer hubs (NPL: 28 </w:t>
      </w:r>
      <w:r w:rsidRPr="00F30538">
        <w:rPr>
          <w:rFonts w:ascii="Times New Roman" w:eastAsia="Times New Roman" w:hAnsi="Times New Roman" w:cs="Times New Roman"/>
          <w:sz w:val="24"/>
          <w:szCs w:val="24"/>
        </w:rPr>
        <w:t>networks/5 hubs, Southern Appalachians (SAP): 10 networks/295 hubs, Southern Plains (SPL): 8 networks/103 hubs, Temperate Plains (TPL): 58 networks/190 hubs). In the western US, which is mostly outside the Mississippi River network, the Western Mountains (WMT) and Xeric (XER) ecoregions had 169 and 79 hubs, respectively. Overall, hub lakes were found throughout the conterminous US, but were generally more abundant in regions with more freshwater networks, consistent with our expectations.</w:t>
      </w:r>
    </w:p>
    <w:p w14:paraId="4E968684" w14:textId="0899B1BD"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Of all 2080 hub lakes, 1616 (77.7%) ≥ 4 ha could be classified as either reservoirs or natural lakes, of which 1168 (72.3%) were reservoirs and 448 (27.7%) were natural lakes. Therefore, hub lakes were considerably more likely to be reservoirs than the general population of lakes; 43.5% of 137465 lakes in the conterminous US ≥ 4 ha are classified as reservoirs. Of the 246 networks with hub lakes, just 27 networks (11.0%) had no dams. We found that 357 </w:t>
      </w:r>
      <w:r w:rsidRPr="00F30538">
        <w:rPr>
          <w:rFonts w:ascii="Times New Roman" w:eastAsia="Gungsuh" w:hAnsi="Times New Roman" w:cs="Times New Roman"/>
          <w:sz w:val="24"/>
          <w:szCs w:val="24"/>
        </w:rPr>
        <w:lastRenderedPageBreak/>
        <w:t xml:space="preserve">(21.5%) and 6 (0.4%) hub lakes (excluding the Mississippi network) had one dam or multiple dams directly on the lake, respectively. Additionally, even if a dam was not directly on a hub lake, there were 0 - 301 dams upstream and 1 - 18 dams downstream from hub lakes within the network, respectively. Hub lake surface area was a median of 15.4 ha (min = 1.0 ha; max = 107534.6 ha; </w:t>
      </w:r>
      <w:r w:rsidR="00EE5C5E">
        <w:rPr>
          <w:rFonts w:ascii="Times New Roman" w:eastAsia="Times New Roman" w:hAnsi="Times New Roman" w:cs="Times New Roman"/>
          <w:sz w:val="24"/>
          <w:szCs w:val="24"/>
        </w:rPr>
        <w:t xml:space="preserve">Appendix S1: </w:t>
      </w:r>
      <w:r w:rsidRPr="00F30538">
        <w:rPr>
          <w:rFonts w:ascii="Times New Roman" w:eastAsia="Gungsuh" w:hAnsi="Times New Roman" w:cs="Times New Roman"/>
          <w:sz w:val="24"/>
          <w:szCs w:val="24"/>
        </w:rPr>
        <w:t>Figure S3) compared with a median surface area of 4.0 ha (min = 1.0 ha; max = 129612.0 ha) for all network lakes.</w:t>
      </w:r>
    </w:p>
    <w:p w14:paraId="7FB3637F" w14:textId="77777777" w:rsidR="00523288" w:rsidRDefault="00523288">
      <w:pPr>
        <w:spacing w:line="480" w:lineRule="auto"/>
        <w:ind w:firstLine="720"/>
        <w:rPr>
          <w:rFonts w:ascii="Times New Roman" w:eastAsia="Times New Roman" w:hAnsi="Times New Roman" w:cs="Times New Roman"/>
          <w:sz w:val="24"/>
          <w:szCs w:val="24"/>
        </w:rPr>
      </w:pPr>
    </w:p>
    <w:p w14:paraId="1FFCEE6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connectivity scores</w:t>
      </w:r>
    </w:p>
    <w:p w14:paraId="4552DB94" w14:textId="6DF5A280"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connectivity scores followed a left-skewed distribution (Figure 4a, b, </w:t>
      </w:r>
      <w:r w:rsidR="00EE5C5E">
        <w:rPr>
          <w:rFonts w:ascii="Times New Roman" w:eastAsia="Times New Roman" w:hAnsi="Times New Roman" w:cs="Times New Roman"/>
          <w:sz w:val="24"/>
          <w:szCs w:val="24"/>
        </w:rPr>
        <w:t xml:space="preserve">Appendix S1: Figure </w:t>
      </w:r>
      <w:r>
        <w:rPr>
          <w:rFonts w:ascii="Times New Roman" w:eastAsia="Times New Roman" w:hAnsi="Times New Roman" w:cs="Times New Roman"/>
          <w:sz w:val="24"/>
          <w:szCs w:val="24"/>
        </w:rPr>
        <w:t xml:space="preserve">S2). Of the 385 assessed networks with &gt; 4 lakes (excluding the Mississippi River network), 286 (67.5%) received scores &lt; 2 (low), 112 (29.1%) received scores between 2 and 4 (medium), and 13 (3.4%) received scores &gt; 4 (high). </w:t>
      </w:r>
      <w:moveFromRangeStart w:id="233" w:author="immccull@gmail.com" w:date="2022-07-25T16:46:00Z" w:name="move109660035"/>
      <w:moveFrom w:id="234" w:author="immccull@gmail.com" w:date="2022-07-25T16:46:00Z">
        <w:r w:rsidDel="004D592F">
          <w:rPr>
            <w:rFonts w:ascii="Times New Roman" w:eastAsia="Times New Roman" w:hAnsi="Times New Roman" w:cs="Times New Roman"/>
            <w:sz w:val="24"/>
            <w:szCs w:val="24"/>
          </w:rPr>
          <w:t>Cutoffs for low, medium, and high scores were determined by visual inspection of the score distribution (</w:t>
        </w:r>
        <w:r w:rsidR="00EE5C5E" w:rsidDel="004D592F">
          <w:rPr>
            <w:rFonts w:ascii="Times New Roman" w:eastAsia="Times New Roman" w:hAnsi="Times New Roman" w:cs="Times New Roman"/>
            <w:sz w:val="24"/>
            <w:szCs w:val="24"/>
          </w:rPr>
          <w:t xml:space="preserve">Appendix S1: </w:t>
        </w:r>
        <w:r w:rsidDel="004D592F">
          <w:rPr>
            <w:rFonts w:ascii="Times New Roman" w:eastAsia="Times New Roman" w:hAnsi="Times New Roman" w:cs="Times New Roman"/>
            <w:sz w:val="24"/>
            <w:szCs w:val="24"/>
          </w:rPr>
          <w:t xml:space="preserve">Figure S2). </w:t>
        </w:r>
      </w:moveFrom>
      <w:moveFromRangeEnd w:id="233"/>
      <w:r>
        <w:rPr>
          <w:rFonts w:ascii="Times New Roman" w:eastAsia="Times New Roman" w:hAnsi="Times New Roman" w:cs="Times New Roman"/>
          <w:sz w:val="24"/>
          <w:szCs w:val="24"/>
        </w:rPr>
        <w:t xml:space="preserve">In general, networks received high, medium, and low scores throughout the conterminous US, but greater concentrations of high-scoring networks were found in the western US (Figure 4a, b). Of the 13 networks with high scores, there were 3 in the WMT ecoregion, 2 each in the CPL, SAP, SPL, and XER ecoregions, and 1 each in the NAP and UMW ecoregions (Table 2). The 3 highest-scoring networks were the Colorado River (WMT), Rio Grande (SPL), and Columbia River (WMT) networks. The NPL and TPL ecoregions had no high-scoring networks. Connectivity scores and network characteristics for all 385 scored networks are provided in </w:t>
      </w:r>
      <w:r w:rsidR="00EE5C5E">
        <w:rPr>
          <w:rFonts w:ascii="Times New Roman" w:eastAsia="Times New Roman" w:hAnsi="Times New Roman" w:cs="Times New Roman"/>
          <w:sz w:val="24"/>
          <w:szCs w:val="24"/>
        </w:rPr>
        <w:t>our open data repository</w:t>
      </w:r>
      <w:r>
        <w:rPr>
          <w:rFonts w:ascii="Times New Roman" w:eastAsia="Times New Roman" w:hAnsi="Times New Roman" w:cs="Times New Roman"/>
          <w:sz w:val="24"/>
          <w:szCs w:val="24"/>
        </w:rPr>
        <w:t>.</w:t>
      </w:r>
    </w:p>
    <w:p w14:paraId="16BEA7C4" w14:textId="19AFBACE"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High-scoring networks were generally larger and contained more lakes and dams (Table 2). The 13 highest-scoring networks spanned 29.3 - 1330.3 km</w:t>
      </w:r>
      <w:ins w:id="235" w:author="immccull@gmail.com" w:date="2022-07-27T13:54:00Z">
        <w:r w:rsidR="008B69B2" w:rsidRPr="008B69B2">
          <w:rPr>
            <w:rFonts w:ascii="Times New Roman" w:eastAsia="Times New Roman" w:hAnsi="Times New Roman" w:cs="Times New Roman"/>
            <w:sz w:val="24"/>
            <w:szCs w:val="24"/>
          </w:rPr>
          <w:t xml:space="preserve"> </w:t>
        </w:r>
        <w:r w:rsidR="008B69B2">
          <w:rPr>
            <w:rFonts w:ascii="Times New Roman" w:eastAsia="Times New Roman" w:hAnsi="Times New Roman" w:cs="Times New Roman"/>
            <w:sz w:val="24"/>
            <w:szCs w:val="24"/>
          </w:rPr>
          <w:t>N-S</w:t>
        </w:r>
      </w:ins>
      <w:r>
        <w:rPr>
          <w:rFonts w:ascii="Times New Roman" w:eastAsia="Times New Roman" w:hAnsi="Times New Roman" w:cs="Times New Roman"/>
          <w:sz w:val="24"/>
          <w:szCs w:val="24"/>
        </w:rPr>
        <w:t xml:space="preserve"> stream distance </w:t>
      </w:r>
      <w:del w:id="236" w:author="immccull@gmail.com" w:date="2022-07-27T13:54:00Z">
        <w:r w:rsidDel="008B69B2">
          <w:rPr>
            <w:rFonts w:ascii="Times New Roman" w:eastAsia="Times New Roman" w:hAnsi="Times New Roman" w:cs="Times New Roman"/>
            <w:sz w:val="24"/>
            <w:szCs w:val="24"/>
          </w:rPr>
          <w:delText xml:space="preserve">N-S </w:delText>
        </w:r>
      </w:del>
      <w:r>
        <w:rPr>
          <w:rFonts w:ascii="Times New Roman" w:eastAsia="Times New Roman" w:hAnsi="Times New Roman" w:cs="Times New Roman"/>
          <w:sz w:val="24"/>
          <w:szCs w:val="24"/>
        </w:rPr>
        <w:t xml:space="preserve">(median </w:t>
      </w:r>
      <w:r>
        <w:rPr>
          <w:rFonts w:ascii="Times New Roman" w:eastAsia="Times New Roman" w:hAnsi="Times New Roman" w:cs="Times New Roman"/>
          <w:sz w:val="24"/>
          <w:szCs w:val="24"/>
        </w:rPr>
        <w:lastRenderedPageBreak/>
        <w:t>= 498.6 km) and had 15 - 3241 lakes (median = 1303 lakes) and 0 - 1760 dams (median = 454 dams). Conversely, low- to medium-scoring networks ranged 0.9 - 553.9 km of</w:t>
      </w:r>
      <w:ins w:id="237" w:author="immccull@gmail.com" w:date="2022-07-27T13:54:00Z">
        <w:r w:rsidR="008B69B2" w:rsidRPr="008B69B2">
          <w:rPr>
            <w:rFonts w:ascii="Times New Roman" w:eastAsia="Times New Roman" w:hAnsi="Times New Roman" w:cs="Times New Roman"/>
            <w:sz w:val="24"/>
            <w:szCs w:val="24"/>
          </w:rPr>
          <w:t xml:space="preserve"> </w:t>
        </w:r>
        <w:r w:rsidR="008B69B2">
          <w:rPr>
            <w:rFonts w:ascii="Times New Roman" w:eastAsia="Times New Roman" w:hAnsi="Times New Roman" w:cs="Times New Roman"/>
            <w:sz w:val="24"/>
            <w:szCs w:val="24"/>
          </w:rPr>
          <w:t>N-S</w:t>
        </w:r>
      </w:ins>
      <w:r>
        <w:rPr>
          <w:rFonts w:ascii="Times New Roman" w:eastAsia="Times New Roman" w:hAnsi="Times New Roman" w:cs="Times New Roman"/>
          <w:sz w:val="24"/>
          <w:szCs w:val="24"/>
        </w:rPr>
        <w:t xml:space="preserve"> stream distance </w:t>
      </w:r>
      <w:del w:id="238" w:author="immccull@gmail.com" w:date="2022-07-27T13:54:00Z">
        <w:r w:rsidDel="008B69B2">
          <w:rPr>
            <w:rFonts w:ascii="Times New Roman" w:eastAsia="Times New Roman" w:hAnsi="Times New Roman" w:cs="Times New Roman"/>
            <w:sz w:val="24"/>
            <w:szCs w:val="24"/>
          </w:rPr>
          <w:delText xml:space="preserve">N-S </w:delText>
        </w:r>
      </w:del>
      <w:r>
        <w:rPr>
          <w:rFonts w:ascii="Times New Roman" w:eastAsia="Times New Roman" w:hAnsi="Times New Roman" w:cs="Times New Roman"/>
          <w:sz w:val="24"/>
          <w:szCs w:val="24"/>
        </w:rPr>
        <w:t xml:space="preserve">(median = 22.4 km) and had 5 - 2604 lakes (median = 13 lakes) and 0 - 1612 dams (median = 4 dams). Similarly, dam rate ranged 0.0 - 88.6% (median = 47.1%) across high-scoring networks and ranged 0.0 - 269.2% (median = 33.3%) across low- to medium-scoring networks. Dam rate was 100% or greater (i.e., at least as many dams as lakes) in 21 (5.5%) of scored networks. Just 66 (17.1%) of scored networks contained no dams, but these networks were relatively small in terms of lakes (5 - 64 lakes; median = 6 lakes) and N - S stream distance (0.9 - 186.4 km; median = 7.2 km). Finally, high-scoring networks had 0 - 72 hub lakes (median = 24) and low- to medium-scoring networks had 0 - 46 hub lakes (median = 1). </w:t>
      </w:r>
    </w:p>
    <w:p w14:paraId="2B36CC5E" w14:textId="77777777" w:rsidR="00523288" w:rsidRDefault="00523288">
      <w:pPr>
        <w:spacing w:line="480" w:lineRule="auto"/>
        <w:ind w:firstLine="720"/>
        <w:rPr>
          <w:rFonts w:ascii="Times New Roman" w:eastAsia="Times New Roman" w:hAnsi="Times New Roman" w:cs="Times New Roman"/>
          <w:sz w:val="24"/>
          <w:szCs w:val="24"/>
        </w:rPr>
      </w:pPr>
    </w:p>
    <w:p w14:paraId="704AF48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Protection of freshwater networks, network lakes, and hub lakes</w:t>
      </w:r>
    </w:p>
    <w:p w14:paraId="06940311" w14:textId="79A7C85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Whole freshwater networks are poorly protected across the conterminous US (Table 3, </w:t>
      </w:r>
      <w:r w:rsidR="00EE5C5E">
        <w:rPr>
          <w:rFonts w:ascii="Times New Roman" w:eastAsia="Times New Roman" w:hAnsi="Times New Roman" w:cs="Times New Roman"/>
          <w:sz w:val="24"/>
          <w:szCs w:val="24"/>
        </w:rPr>
        <w:t xml:space="preserve">Appendix S1: Table </w:t>
      </w:r>
      <w:r>
        <w:rPr>
          <w:rFonts w:ascii="Times New Roman" w:eastAsia="Times New Roman" w:hAnsi="Times New Roman" w:cs="Times New Roman"/>
          <w:sz w:val="24"/>
          <w:szCs w:val="24"/>
        </w:rPr>
        <w:t>S</w:t>
      </w:r>
      <w:r w:rsidR="00EE5C5E">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Figure 5). Median network protection was 0.0% across all networks, except under the loosest definition of protection (14.4%; strict + multi-use, lake center protection) (Figure 5a, c). Fully protected networks were relatively rare and varied across definitions of protection (28 - 122 networks; 3.1 - 13.6% of networks). Under the narrowest and loosest definitions of protection, the WMT (10.1%, 22.0%), CPL (3.3%, 19.8%), and XER (2.3%, 22.1%) ecoregions had the highest rates of full network protection, respectively, and the SAP and SPL ecoregions had no fully protected networks based on any definition of protection. Approximately 13.4 - 47.6% of networks had at least 17% of their lakes protected from the narrowest to loosest definitions of protection, respectively. Across all ecoregions, the CPL ecoregion had the highest number of networks meeting the 17% Aichi target based on lake center </w:t>
      </w:r>
      <w:r>
        <w:rPr>
          <w:rFonts w:ascii="Times New Roman" w:eastAsia="Times New Roman" w:hAnsi="Times New Roman" w:cs="Times New Roman"/>
          <w:sz w:val="24"/>
          <w:szCs w:val="24"/>
        </w:rPr>
        <w:lastRenderedPageBreak/>
        <w:t>protection, whereas the UMW, WMT, and XER ecoregions had the highest, most consistent percentage of networks meeting the 17% Aichi target across all definitions of protection. The SAP and SPL ecoregions consistently had the fewest networks meeting the 17% Aichi target across definitions of protection. The Mississippi River network, approximately 10 times larger than the next-largest network in terms of number of lakes, was 4.3 - 15.1% protected across all definitions of protection. Additionally, network connectivity scores (natural log-transformed) were not correlated with the percent of network protection under all definitions of protection (absolute Pearson’s r &lt; 0.1, p = 0.21 - 0.72). Overall, although whole network protection varied widely across ecoregions and definitions of protection, most networks were poorly protected as a whole and there is little association between freshwater connectivity and protection. As expected, however, protection rates of whole networks were generally greater in the western US.</w:t>
      </w:r>
    </w:p>
    <w:p w14:paraId="774647D0" w14:textId="7AC09A04"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Across all network lakes, protection varied from 8.2 - 18.4% from the narrowest to loosest definition of protection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Table S</w:t>
      </w:r>
      <w:r w:rsidR="00EE5C5E">
        <w:rPr>
          <w:rFonts w:ascii="Times New Roman" w:eastAsia="Times New Roman" w:hAnsi="Times New Roman" w:cs="Times New Roman"/>
          <w:sz w:val="24"/>
          <w:szCs w:val="24"/>
        </w:rPr>
        <w:t>3</w:t>
      </w:r>
      <w:r w:rsidR="00353FE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Therefore, lake protection in the conterminous US only narrowly met the 17% Aichi target under a generous definition of protection. Network lake protection varied across ecoregions from a low of 0.8% in the SAP and TPL ecoregions to highs of 55.6% in the NPL and 61.4% in WMT ecoregions under the narrowest and loosest definitions of protection, respectively. The WMT and NPL ecoregions were the only ecoregions that met the 17% Aichi target across all definitions of protection. In contrast, </w:t>
      </w:r>
      <w:r w:rsidR="009019DE">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CPL, NAP, SAP, SPL, TPL, and XER ecoregions did not meet the 17% Aichi target under any definition of protection and were often near or below 5% protection. The UMW ecoregion met the 17% Aichi target only when considering both strict and multi-use protected areas. </w:t>
      </w:r>
    </w:p>
    <w:p w14:paraId="5E3DEFF2" w14:textId="20A85D9C"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Of the 2080 hub lakes in the conterminous US, 118 (5.7%) and 413 (19.8%) were protected under the narrowest and loosest definitions of protection, respectively, similar to protection levels of all network lakes (Figure 5b, d,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Table S</w:t>
      </w:r>
      <w:r w:rsidR="00EE5C5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Therefore, the 17% Aichi target was only met for hub lakes under the loosest definition of protection. Across ecoregions, the WMT (36.1%), UMW (8.8%), and TPL (3.2%) ecoregions had the highest rates of hub lake protection under the narrowest definition of protection, whereas the WMT (68.0%), UMW (30.0%), and XER (31.6%) ecoregions had the highest rates of hub lake protection under the loosest definition of protection. These results were broadly consistent with our expectation of greater hub lake protection in the western US. The WMT ecoregion actually had a slightly higher hub lake protection rate under strict + multi-use 80% watershed protection (69.8%) than lake center protection, indicating that a few hubs themselves were not protected, but their watersheds largely were. Notably, the NPL ecoregion had only 5 hub lakes, one of which was protected based on both strict and multi-use lake center protection. </w:t>
      </w:r>
    </w:p>
    <w:p w14:paraId="092AFAA6" w14:textId="77777777" w:rsidR="00523288" w:rsidRDefault="00523288">
      <w:pPr>
        <w:spacing w:line="480" w:lineRule="auto"/>
        <w:ind w:firstLine="720"/>
        <w:rPr>
          <w:rFonts w:ascii="Times New Roman" w:eastAsia="Times New Roman" w:hAnsi="Times New Roman" w:cs="Times New Roman"/>
          <w:sz w:val="24"/>
          <w:szCs w:val="24"/>
        </w:rPr>
      </w:pPr>
    </w:p>
    <w:p w14:paraId="50DE5CB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7D97AAF9"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Freshwater connectivity and dams </w:t>
      </w:r>
    </w:p>
    <w:p w14:paraId="3E871223" w14:textId="7E3A1CF4"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that the networks with the highest structural connectivity scores tended to be geographically expansive (median = 498.6 km north-south), but with higher dam rates (median = 47.1%).</w:t>
      </w:r>
      <w:del w:id="239" w:author="immccull@gmail.com" w:date="2022-07-27T13:58:00Z">
        <w:r w:rsidDel="008B69B2">
          <w:rPr>
            <w:rFonts w:ascii="Times New Roman" w:eastAsia="Times New Roman" w:hAnsi="Times New Roman" w:cs="Times New Roman"/>
            <w:sz w:val="24"/>
            <w:szCs w:val="24"/>
          </w:rPr>
          <w:delText xml:space="preserve"> Presumably, dams represent human-made barriers within freshwater </w:delText>
        </w:r>
      </w:del>
      <w:del w:id="240" w:author="immccull@gmail.com" w:date="2022-07-26T15:22:00Z">
        <w:r w:rsidDel="00353FE2">
          <w:rPr>
            <w:rFonts w:ascii="Times New Roman" w:eastAsia="Times New Roman" w:hAnsi="Times New Roman" w:cs="Times New Roman"/>
            <w:sz w:val="24"/>
            <w:szCs w:val="24"/>
          </w:rPr>
          <w:delText xml:space="preserve">corridor </w:delText>
        </w:r>
      </w:del>
      <w:del w:id="241" w:author="immccull@gmail.com" w:date="2022-07-27T13:58:00Z">
        <w:r w:rsidDel="008B69B2">
          <w:rPr>
            <w:rFonts w:ascii="Times New Roman" w:eastAsia="Times New Roman" w:hAnsi="Times New Roman" w:cs="Times New Roman"/>
            <w:sz w:val="24"/>
            <w:szCs w:val="24"/>
          </w:rPr>
          <w:delText>networks</w:delText>
        </w:r>
      </w:del>
      <w:r>
        <w:rPr>
          <w:rFonts w:ascii="Times New Roman" w:eastAsia="Times New Roman" w:hAnsi="Times New Roman" w:cs="Times New Roman"/>
          <w:sz w:val="24"/>
          <w:szCs w:val="24"/>
        </w:rPr>
        <w:t>. Aside from the 12 of 13 networks with high connectivity scores despite dams, the 66 smaller, undammed networks (median = 7.2 km N-S stream distance) provide relatively unimpeded localized corridor</w:t>
      </w:r>
      <w:del w:id="242" w:author="immccull@gmail.com" w:date="2022-07-26T09:37:00Z">
        <w:r w:rsidDel="00297BED">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 xml:space="preserve">s for organisms and species to move throughout networks. Importantly, many undammed networks were found along the West, East, and Great Lakes </w:t>
      </w:r>
      <w:r>
        <w:rPr>
          <w:rFonts w:ascii="Times New Roman" w:eastAsia="Times New Roman" w:hAnsi="Times New Roman" w:cs="Times New Roman"/>
          <w:sz w:val="24"/>
          <w:szCs w:val="24"/>
        </w:rPr>
        <w:lastRenderedPageBreak/>
        <w:t>Coasts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 xml:space="preserve">Figure S1). These networks are important for many species, particularly diadromous fishes that use both fresh and saltwater for different life stages, and potamodromous fishes that use both the Great Lakes and inland waters for various life stages (D’Amelio et al. 2008, Hall et al. 2011). Nonetheless, our broad-scale analysis suggests that the largest freshwater </w:t>
      </w:r>
      <w:del w:id="243" w:author="immccull@gmail.com" w:date="2022-07-26T15:25:00Z">
        <w:r w:rsidDel="00FC1F8C">
          <w:rPr>
            <w:rFonts w:ascii="Times New Roman" w:eastAsia="Times New Roman" w:hAnsi="Times New Roman" w:cs="Times New Roman"/>
            <w:sz w:val="24"/>
            <w:szCs w:val="24"/>
          </w:rPr>
          <w:delText xml:space="preserve">corridor </w:delText>
        </w:r>
      </w:del>
      <w:r>
        <w:rPr>
          <w:rFonts w:ascii="Times New Roman" w:eastAsia="Times New Roman" w:hAnsi="Times New Roman" w:cs="Times New Roman"/>
          <w:sz w:val="24"/>
          <w:szCs w:val="24"/>
        </w:rPr>
        <w:t>networks in the conterminous US generally contain abundant dams and may therefore limit functional connectivity, particularly for long-distance migrations and species range shifts under climate change.</w:t>
      </w:r>
    </w:p>
    <w:p w14:paraId="5ECF8FF8" w14:textId="01EC89CE"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analysis of freshwater network structure and network hubs indicates not only which networks are highly impacted, but also those most likely to benefit from restoration, particularly by focusing on hubs. Our finding that most hub lakes were reservoirs (72.3%) is not surprising, as reservoirs tend to fall on large rivers and are therefore likely central in freshwater networks. This suggests that connectivity within many networks may be considerably compromised due to the location of dams on or near hub lakes, likely due to a combination of altered hydrology and water chemistry, elevated water temperatures, and/or invasive species (Johnson et al. 2008). </w:t>
      </w:r>
      <w:ins w:id="244" w:author="immccull@gmail.com" w:date="2022-07-26T11:51:00Z">
        <w:r w:rsidR="00AC4980">
          <w:rPr>
            <w:rFonts w:ascii="Times New Roman" w:eastAsia="Times New Roman" w:hAnsi="Times New Roman" w:cs="Times New Roman"/>
            <w:sz w:val="24"/>
            <w:szCs w:val="24"/>
          </w:rPr>
          <w:t xml:space="preserve">Previous studies have shown </w:t>
        </w:r>
      </w:ins>
      <w:ins w:id="245" w:author="immccull@gmail.com" w:date="2022-07-26T11:52:00Z">
        <w:r w:rsidR="00AC4980">
          <w:rPr>
            <w:rFonts w:ascii="Times New Roman" w:eastAsia="Times New Roman" w:hAnsi="Times New Roman" w:cs="Times New Roman"/>
            <w:sz w:val="24"/>
            <w:szCs w:val="24"/>
          </w:rPr>
          <w:t xml:space="preserve">reduced fish species diversity above dams (Fencl et al. 2017), further suggesting that </w:t>
        </w:r>
      </w:ins>
      <w:ins w:id="246" w:author="immccull@gmail.com" w:date="2022-07-26T15:25:00Z">
        <w:r w:rsidR="00FC1F8C">
          <w:rPr>
            <w:rFonts w:ascii="Times New Roman" w:eastAsia="Times New Roman" w:hAnsi="Times New Roman" w:cs="Times New Roman"/>
            <w:sz w:val="24"/>
            <w:szCs w:val="24"/>
          </w:rPr>
          <w:t>hydrologic</w:t>
        </w:r>
      </w:ins>
      <w:ins w:id="247" w:author="immccull@gmail.com" w:date="2022-07-26T11:52:00Z">
        <w:r w:rsidR="00AC4980">
          <w:rPr>
            <w:rFonts w:ascii="Times New Roman" w:eastAsia="Times New Roman" w:hAnsi="Times New Roman" w:cs="Times New Roman"/>
            <w:sz w:val="24"/>
            <w:szCs w:val="24"/>
          </w:rPr>
          <w:t xml:space="preserve"> restoration measures a</w:t>
        </w:r>
      </w:ins>
      <w:ins w:id="248" w:author="immccull@gmail.com" w:date="2022-07-26T11:53:00Z">
        <w:r w:rsidR="00AC4980">
          <w:rPr>
            <w:rFonts w:ascii="Times New Roman" w:eastAsia="Times New Roman" w:hAnsi="Times New Roman" w:cs="Times New Roman"/>
            <w:sz w:val="24"/>
            <w:szCs w:val="24"/>
          </w:rPr>
          <w:t xml:space="preserve">t dams on or near hub lakes could be an efficient strategy for </w:t>
        </w:r>
      </w:ins>
      <w:ins w:id="249" w:author="immccull@gmail.com" w:date="2022-07-26T11:54:00Z">
        <w:r w:rsidR="00AC4980">
          <w:rPr>
            <w:rFonts w:ascii="Times New Roman" w:eastAsia="Times New Roman" w:hAnsi="Times New Roman" w:cs="Times New Roman"/>
            <w:sz w:val="24"/>
            <w:szCs w:val="24"/>
          </w:rPr>
          <w:t xml:space="preserve">enhancing freshwater corridors more broadly. </w:t>
        </w:r>
      </w:ins>
      <w:r>
        <w:rPr>
          <w:rFonts w:ascii="Times New Roman" w:eastAsia="Times New Roman" w:hAnsi="Times New Roman" w:cs="Times New Roman"/>
          <w:sz w:val="24"/>
          <w:szCs w:val="24"/>
        </w:rPr>
        <w:t>Therefore, regular monitoring at and near these centralized hubs</w:t>
      </w:r>
      <w:ins w:id="250" w:author="immccull@gmail.com" w:date="2022-07-26T12:17:00Z">
        <w:r w:rsidR="00163B79">
          <w:rPr>
            <w:rFonts w:ascii="Times New Roman" w:eastAsia="Times New Roman" w:hAnsi="Times New Roman" w:cs="Times New Roman"/>
            <w:sz w:val="24"/>
            <w:szCs w:val="24"/>
          </w:rPr>
          <w:t>, particularly reservoir hubs,</w:t>
        </w:r>
      </w:ins>
      <w:r>
        <w:rPr>
          <w:rFonts w:ascii="Times New Roman" w:eastAsia="Times New Roman" w:hAnsi="Times New Roman" w:cs="Times New Roman"/>
          <w:sz w:val="24"/>
          <w:szCs w:val="24"/>
        </w:rPr>
        <w:t xml:space="preserve"> can assist in early detection of invasive species and mitigation of further degradation of freshwater networks. Although outright removal of large reservoir dams is often societally challenging or unfeasible, connectivity mitigation measures (e.g., fish ladders, lifts) or dam modifications to enhance natural flow regimes at or near hubs could help restore some functionality </w:t>
      </w:r>
      <w:ins w:id="251" w:author="immccull@gmail.com" w:date="2022-07-26T15:26:00Z">
        <w:r w:rsidR="00FC1F8C">
          <w:rPr>
            <w:rFonts w:ascii="Times New Roman" w:eastAsia="Times New Roman" w:hAnsi="Times New Roman" w:cs="Times New Roman"/>
            <w:sz w:val="24"/>
            <w:szCs w:val="24"/>
          </w:rPr>
          <w:t>of</w:t>
        </w:r>
      </w:ins>
      <w:del w:id="252" w:author="immccull@gmail.com" w:date="2022-07-26T15:26:00Z">
        <w:r w:rsidDel="00FC1F8C">
          <w:rPr>
            <w:rFonts w:ascii="Times New Roman" w:eastAsia="Times New Roman" w:hAnsi="Times New Roman" w:cs="Times New Roman"/>
            <w:sz w:val="24"/>
            <w:szCs w:val="24"/>
          </w:rPr>
          <w:delText>in</w:delText>
        </w:r>
      </w:del>
      <w:r>
        <w:rPr>
          <w:rFonts w:ascii="Times New Roman" w:eastAsia="Times New Roman" w:hAnsi="Times New Roman" w:cs="Times New Roman"/>
          <w:sz w:val="24"/>
          <w:szCs w:val="24"/>
        </w:rPr>
        <w:t xml:space="preserve"> freshwater corridor</w:t>
      </w:r>
      <w:del w:id="253" w:author="immccull@gmail.com" w:date="2022-07-26T09:37:00Z">
        <w:r w:rsidDel="00297BED">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 xml:space="preserve">s (Renöfält et al. 2009, Muir &amp; Williams 2012, McKay et al. 2013). Similarly, our identification of </w:t>
      </w:r>
      <w:r>
        <w:rPr>
          <w:rFonts w:ascii="Times New Roman" w:eastAsia="Times New Roman" w:hAnsi="Times New Roman" w:cs="Times New Roman"/>
          <w:sz w:val="24"/>
          <w:szCs w:val="24"/>
        </w:rPr>
        <w:lastRenderedPageBreak/>
        <w:t>network hub lakes indicates where additional impoundments would most likely further reduce connectivity, especially for natural lakes whose natural hydrology is more intact compared to reservoirs. Conversely, the 27 hub lakes currently within undammed networks may be of particularly high conservation value for maintaining connectivity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Figure S1).</w:t>
      </w:r>
    </w:p>
    <w:p w14:paraId="5BD31354" w14:textId="77777777" w:rsidR="00523288" w:rsidRDefault="00523288">
      <w:pPr>
        <w:spacing w:line="480" w:lineRule="auto"/>
        <w:rPr>
          <w:rFonts w:ascii="Times New Roman" w:eastAsia="Times New Roman" w:hAnsi="Times New Roman" w:cs="Times New Roman"/>
          <w:b/>
          <w:sz w:val="24"/>
          <w:szCs w:val="24"/>
        </w:rPr>
      </w:pPr>
    </w:p>
    <w:p w14:paraId="4B996F7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theory applications for freshwater conservation</w:t>
      </w:r>
    </w:p>
    <w:p w14:paraId="5856A616"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Graph theory has previously been applied toward conservation in river networks (Erős et al. 2011, Erős &amp; Lowe 2019), including to predict current and future species’ ranges (Chaput-Bardy et al. 2017), but few studies have applied a similar framework to lakes (Saunders et al. 2016). Thus, our integration of both lake and stream variables in quantifying overall freshwater network connectivity represents a novel, coarse-filter approach to identifying potential freshwater corridor</w:t>
      </w:r>
      <w:del w:id="254" w:author="immccull@gmail.com" w:date="2022-07-26T09:37:00Z">
        <w:r w:rsidDel="00297BED">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 xml:space="preserve">s across multiple regions of the conterminous US. This repeatable approach leverages publicly available data and can be adjusted to accommodate specific taxa of interest or new or different connectivity variables at different spatial or temporal scales. </w:t>
      </w:r>
    </w:p>
    <w:p w14:paraId="0F2E831F" w14:textId="5BF7B71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way in which our work advances graph theory applications for freshwater ecology and conservation is through the use of hubs, which in our case were major lake nodes that disproportionately influenced freshwater network structure. The concept of hubs in freshwater ecology (Muirhead and MacIsaac 2005, Bishop-Taylor et al. 2015) or general landscape ecology (Minor &amp; Urban 2008) as highly connected nodes is not new, but our characterization using multiple axes of lake-stream network analysis allows for a unified definition across all freshwater networks in the conterminous US and could be similarly applied elsewhere. Critical nodes, conceptually similar to hubs, have been previously identified for river networks, but without consideration of lakes (Sarker et al. 2019). Analogous efforts to identify important nodes </w:t>
      </w:r>
      <w:r>
        <w:rPr>
          <w:rFonts w:ascii="Times New Roman" w:eastAsia="Times New Roman" w:hAnsi="Times New Roman" w:cs="Times New Roman"/>
          <w:sz w:val="24"/>
          <w:szCs w:val="24"/>
        </w:rPr>
        <w:lastRenderedPageBreak/>
        <w:t>have a longer history for terrestrial landscapes (e.g., Estrada &amp; Bodin 2008, Saura &amp; Rubio 2010), which have also often included ecological attributes of nodes (Saura &amp; Torné 2009) unlike our species-neutral hub identification. “Stepping stone</w:t>
      </w:r>
      <w:ins w:id="255" w:author="immccull@gmail.com" w:date="2022-07-26T15:28:00Z">
        <w:r w:rsidR="000130B5">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w:t>
      </w:r>
      <w:del w:id="256" w:author="immccull@gmail.com" w:date="2022-07-26T15:28:00Z">
        <w:r w:rsidDel="000130B5">
          <w:rPr>
            <w:rFonts w:ascii="Times New Roman" w:eastAsia="Times New Roman" w:hAnsi="Times New Roman" w:cs="Times New Roman"/>
            <w:sz w:val="24"/>
            <w:szCs w:val="24"/>
          </w:rPr>
          <w:delText xml:space="preserve"> characterization</w:delText>
        </w:r>
      </w:del>
      <w:r>
        <w:rPr>
          <w:rFonts w:ascii="Times New Roman" w:eastAsia="Times New Roman" w:hAnsi="Times New Roman" w:cs="Times New Roman"/>
          <w:sz w:val="24"/>
          <w:szCs w:val="24"/>
        </w:rPr>
        <w:t xml:space="preserve"> ha</w:t>
      </w:r>
      <w:ins w:id="257" w:author="immccull@gmail.com" w:date="2022-07-26T15:28:00Z">
        <w:r w:rsidR="000130B5">
          <w:rPr>
            <w:rFonts w:ascii="Times New Roman" w:eastAsia="Times New Roman" w:hAnsi="Times New Roman" w:cs="Times New Roman"/>
            <w:sz w:val="24"/>
            <w:szCs w:val="24"/>
          </w:rPr>
          <w:t>ve</w:t>
        </w:r>
      </w:ins>
      <w:del w:id="258" w:author="immccull@gmail.com" w:date="2022-07-26T15:28:00Z">
        <w:r w:rsidDel="000130B5">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been previously quantified using betweenness centrality (Zetterberg et al. 2010) and articulation points (Keitt et al. 1997), and our usage of total </w:t>
      </w:r>
      <w:r w:rsidR="005D42A8">
        <w:rPr>
          <w:rFonts w:ascii="Times New Roman" w:eastAsia="Times New Roman" w:hAnsi="Times New Roman" w:cs="Times New Roman"/>
          <w:sz w:val="24"/>
          <w:szCs w:val="24"/>
        </w:rPr>
        <w:t>vertex</w:t>
      </w:r>
      <w:r>
        <w:rPr>
          <w:rFonts w:ascii="Times New Roman" w:eastAsia="Times New Roman" w:hAnsi="Times New Roman" w:cs="Times New Roman"/>
          <w:sz w:val="24"/>
          <w:szCs w:val="24"/>
        </w:rPr>
        <w:t xml:space="preserve"> strength is an extension of using the degree of a node with the added </w:t>
      </w:r>
      <w:r w:rsidR="005D42A8">
        <w:rPr>
          <w:rFonts w:ascii="Times New Roman" w:eastAsia="Times New Roman" w:hAnsi="Times New Roman" w:cs="Times New Roman"/>
          <w:sz w:val="24"/>
          <w:szCs w:val="24"/>
        </w:rPr>
        <w:t xml:space="preserve">weight </w:t>
      </w:r>
      <w:r>
        <w:rPr>
          <w:rFonts w:ascii="Times New Roman" w:eastAsia="Times New Roman" w:hAnsi="Times New Roman" w:cs="Times New Roman"/>
          <w:sz w:val="24"/>
          <w:szCs w:val="24"/>
        </w:rPr>
        <w:t xml:space="preserve">of the distance of those connections. Thus, our multi-metric approach to identifying lakes within a network that are potentially more important for maintaining </w:t>
      </w:r>
      <w:ins w:id="259" w:author="immccull@gmail.com" w:date="2022-07-26T15:29:00Z">
        <w:r w:rsidR="000130B5">
          <w:rPr>
            <w:rFonts w:ascii="Times New Roman" w:eastAsia="Times New Roman" w:hAnsi="Times New Roman" w:cs="Times New Roman"/>
            <w:sz w:val="24"/>
            <w:szCs w:val="24"/>
          </w:rPr>
          <w:t xml:space="preserve">freshwater </w:t>
        </w:r>
      </w:ins>
      <w:r>
        <w:rPr>
          <w:rFonts w:ascii="Times New Roman" w:eastAsia="Times New Roman" w:hAnsi="Times New Roman" w:cs="Times New Roman"/>
          <w:sz w:val="24"/>
          <w:szCs w:val="24"/>
        </w:rPr>
        <w:t>corridor</w:t>
      </w:r>
      <w:del w:id="260" w:author="immccull@gmail.com" w:date="2022-07-26T09:37:00Z">
        <w:r w:rsidDel="00297BED">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s across large expanses extends past research and can help prioritize individual locations for conservation, particularly when whole-network conservation is impractical. Finally, although previous studies on patterns of freshwater biodiversity in relation to hub lakes and small ponds have only been conducted at landscape to regional scales, our flexible, continental-scale approach and dataset open</w:t>
      </w:r>
      <w:del w:id="261" w:author="immccull@gmail.com" w:date="2022-08-02T13:50:00Z">
        <w:r w:rsidDel="00F1611A">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the door for broader-scale studies of freshwater biodiversity and connectivity</w:t>
      </w:r>
      <w:ins w:id="262" w:author="immccull@gmail.com" w:date="2022-07-26T12:19:00Z">
        <w:r w:rsidR="00163B79">
          <w:rPr>
            <w:rFonts w:ascii="Times New Roman" w:eastAsia="Times New Roman" w:hAnsi="Times New Roman" w:cs="Times New Roman"/>
            <w:sz w:val="24"/>
            <w:szCs w:val="24"/>
          </w:rPr>
          <w:t>, particularly in the context of hub lakes</w:t>
        </w:r>
      </w:ins>
      <w:ins w:id="263" w:author="immccull@gmail.com" w:date="2022-07-26T12:20:00Z">
        <w:r w:rsidR="00163B79">
          <w:rPr>
            <w:rFonts w:ascii="Times New Roman" w:eastAsia="Times New Roman" w:hAnsi="Times New Roman" w:cs="Times New Roman"/>
            <w:sz w:val="24"/>
            <w:szCs w:val="24"/>
          </w:rPr>
          <w:t xml:space="preserve"> and reservoirs</w:t>
        </w:r>
      </w:ins>
      <w:r>
        <w:rPr>
          <w:rFonts w:ascii="Times New Roman" w:eastAsia="Times New Roman" w:hAnsi="Times New Roman" w:cs="Times New Roman"/>
          <w:sz w:val="24"/>
          <w:szCs w:val="24"/>
        </w:rPr>
        <w:t xml:space="preserve">. </w:t>
      </w:r>
    </w:p>
    <w:p w14:paraId="0668E9AC" w14:textId="77777777" w:rsidR="00523288" w:rsidRDefault="00523288">
      <w:pPr>
        <w:spacing w:line="480" w:lineRule="auto"/>
        <w:rPr>
          <w:rFonts w:ascii="Times New Roman" w:eastAsia="Times New Roman" w:hAnsi="Times New Roman" w:cs="Times New Roman"/>
          <w:b/>
          <w:sz w:val="24"/>
          <w:szCs w:val="24"/>
        </w:rPr>
      </w:pPr>
    </w:p>
    <w:p w14:paraId="01D921D0"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Implications for conservation planning under climate change</w:t>
      </w:r>
    </w:p>
    <w:p w14:paraId="01F2D021" w14:textId="6CEDCA3F"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Whereas all freshwater </w:t>
      </w:r>
      <w:del w:id="264" w:author="immccull@gmail.com" w:date="2022-07-26T09:38:00Z">
        <w:r w:rsidDel="00297BED">
          <w:rPr>
            <w:rFonts w:ascii="Times New Roman" w:eastAsia="Times New Roman" w:hAnsi="Times New Roman" w:cs="Times New Roman"/>
            <w:sz w:val="24"/>
            <w:szCs w:val="24"/>
          </w:rPr>
          <w:delText xml:space="preserve">corridor </w:delText>
        </w:r>
      </w:del>
      <w:r>
        <w:rPr>
          <w:rFonts w:ascii="Times New Roman" w:eastAsia="Times New Roman" w:hAnsi="Times New Roman" w:cs="Times New Roman"/>
          <w:sz w:val="24"/>
          <w:szCs w:val="24"/>
        </w:rPr>
        <w:t xml:space="preserve">networks can potentially play important roles in supporting the resilience of biodiversity under climate change, many such networks in the conterminous US are relatively small, contain many dams, and are </w:t>
      </w:r>
      <w:ins w:id="265" w:author="immccull@gmail.com" w:date="2022-08-02T13:51:00Z">
        <w:r w:rsidR="00F1611A">
          <w:rPr>
            <w:rFonts w:ascii="Times New Roman" w:eastAsia="Times New Roman" w:hAnsi="Times New Roman" w:cs="Times New Roman"/>
            <w:sz w:val="24"/>
            <w:szCs w:val="24"/>
          </w:rPr>
          <w:t xml:space="preserve">structurally </w:t>
        </w:r>
      </w:ins>
      <w:r>
        <w:rPr>
          <w:rFonts w:ascii="Times New Roman" w:eastAsia="Times New Roman" w:hAnsi="Times New Roman" w:cs="Times New Roman"/>
          <w:sz w:val="24"/>
          <w:szCs w:val="24"/>
        </w:rPr>
        <w:t xml:space="preserve">susceptible to fragmentation. The relatively small number of large </w:t>
      </w:r>
      <w:del w:id="266" w:author="immccull@gmail.com" w:date="2022-07-26T15:30:00Z">
        <w:r w:rsidDel="000130B5">
          <w:rPr>
            <w:rFonts w:ascii="Times New Roman" w:eastAsia="Times New Roman" w:hAnsi="Times New Roman" w:cs="Times New Roman"/>
            <w:sz w:val="24"/>
            <w:szCs w:val="24"/>
          </w:rPr>
          <w:delText xml:space="preserve">corridor </w:delText>
        </w:r>
      </w:del>
      <w:r>
        <w:rPr>
          <w:rFonts w:ascii="Times New Roman" w:eastAsia="Times New Roman" w:hAnsi="Times New Roman" w:cs="Times New Roman"/>
          <w:sz w:val="24"/>
          <w:szCs w:val="24"/>
        </w:rPr>
        <w:t xml:space="preserve">networks, which are likely the only networks capable of supporting regional-scale migrations or species range shifts under climate change, generally are even more heavily dammed and structurally prone to fragmentation. Moreover, most freshwater </w:t>
      </w:r>
      <w:del w:id="267" w:author="immccull@gmail.com" w:date="2022-07-26T15:30:00Z">
        <w:r w:rsidDel="000130B5">
          <w:rPr>
            <w:rFonts w:ascii="Times New Roman" w:eastAsia="Times New Roman" w:hAnsi="Times New Roman" w:cs="Times New Roman"/>
            <w:sz w:val="24"/>
            <w:szCs w:val="24"/>
          </w:rPr>
          <w:delText xml:space="preserve">corridor </w:delText>
        </w:r>
      </w:del>
      <w:r>
        <w:rPr>
          <w:rFonts w:ascii="Times New Roman" w:eastAsia="Times New Roman" w:hAnsi="Times New Roman" w:cs="Times New Roman"/>
          <w:sz w:val="24"/>
          <w:szCs w:val="24"/>
        </w:rPr>
        <w:t xml:space="preserve">networks are currently poorly protected, not only falling </w:t>
      </w:r>
      <w:r>
        <w:rPr>
          <w:rFonts w:ascii="Times New Roman" w:eastAsia="Times New Roman" w:hAnsi="Times New Roman" w:cs="Times New Roman"/>
          <w:sz w:val="24"/>
          <w:szCs w:val="24"/>
        </w:rPr>
        <w:lastRenderedPageBreak/>
        <w:t xml:space="preserve">short of the 17% Aichi target under most types of protection, but particularly so in regions with high freshwater biodiversity (i.e., southern, central, and eastern US). These findings indicate that considerable conservation effort may be required to facilitate important phenomena such as gene flow, migrations, and range shifts for freshwater biodiversity in the conterminous US. Moreover, water level fluctuations further threaten network connectivity as societal demands for water increase and droughts intensify under climate change, especially in the western US. Therefore, even “protected” waterbodies are not immune to changing hydrology owing to upstream water withdrawals or climate change. </w:t>
      </w:r>
    </w:p>
    <w:p w14:paraId="5B2731DE" w14:textId="770DE32B" w:rsidR="00523288" w:rsidRDefault="00925D81" w:rsidP="0076005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limited or unpredictable resources for conservation, prioritizing the monitoring and protection of network hubs could represent a relatively efficient strategy for maintaining freshwater corridor</w:t>
      </w:r>
      <w:del w:id="268" w:author="immccull@gmail.com" w:date="2022-07-26T09:39:00Z">
        <w:r w:rsidDel="00821026">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s, but our analysis shows that current protection levels of hub lakes are not only similar to all network lakes in general, but are also relatively low (</w:t>
      </w:r>
      <w:ins w:id="269" w:author="immccull@gmail.com" w:date="2022-07-27T14:05:00Z">
        <w:r w:rsidR="006D6BB1">
          <w:rPr>
            <w:rFonts w:ascii="Times New Roman" w:eastAsia="Times New Roman" w:hAnsi="Times New Roman" w:cs="Times New Roman"/>
            <w:sz w:val="24"/>
            <w:szCs w:val="24"/>
          </w:rPr>
          <w:t>5.7-</w:t>
        </w:r>
      </w:ins>
      <w:r>
        <w:rPr>
          <w:rFonts w:ascii="Times New Roman" w:eastAsia="Times New Roman" w:hAnsi="Times New Roman" w:cs="Times New Roman"/>
          <w:sz w:val="24"/>
          <w:szCs w:val="24"/>
        </w:rPr>
        <w:t>19.9%; only meeting the 17% Aichi target under combined strict and multi-use, non-watershed protection).  Nonetheless, our finding that hub lakes are predominantly reservoirs, indicates that the “well-connected” conservation objective within Aichi Target 11 is difficult to achieve when many network hubs are likely highly impacted in terms of hydrology, water temperature, water quality, and invasive species. All of these stressors are expected to worsen under climate change. As such, successful hub ecosystem conservation efforts might help restore and maintain network connectivity by striving to mitigate these negative consequences of impoundments, particularly given the general lack of representation of waterbodies and their watersheds in protected areas. Although connectivity broadly benefits biodiversity under climate change, it is important to consider that in the freshwater realm, this generally means connectivity associated with more natural hydrologic regimes.</w:t>
      </w:r>
    </w:p>
    <w:p w14:paraId="09B1051D" w14:textId="5AEFA985"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The 2020 assessment of progress toward the 17% Aichi conservation target for fresh waters identified current gaps in ecological representation and connectivity globally. Our analysis reinforces the notion that current US protected areas do not contain an ecologically representative portfolio of fresh waters (Jenkins et al. 2015, McCullough et al. 2019b), but also shows that considerable work is still needed to promote and improve protection of freshwater connectivity. Under a changing climate, ensuring functional connectivity for freshwater biodiversity is a key priority. Across the 13 high-scoring freshwater networks, 4 networks met the 17% Aichi target across all definitions of protection, 6 networks did not meet the target under any definition of protection, whereas results were mixed for the remaining 3 networks. This generally reflects the concentration of large protected areas in the western US. For example, the Savannah-Santee, Suwannee River, and James River networks in the eastern US (ranked #7, 9 and 11 nationally by connectivity score, respectively; Figure 4a, b) are 0.0 - 5.2% protected across all definitions of protection (Table 2). In contrast, the 3 highest-scoring networks in the WMT ecoregion (Colorado River, Columbia River, and </w:t>
      </w:r>
      <w:r w:rsidR="006A41CF">
        <w:rPr>
          <w:rFonts w:ascii="Times New Roman" w:eastAsia="Times New Roman" w:hAnsi="Times New Roman" w:cs="Times New Roman"/>
          <w:color w:val="000000"/>
          <w:sz w:val="24"/>
          <w:szCs w:val="24"/>
        </w:rPr>
        <w:t>Sacramento/San Joaquin</w:t>
      </w:r>
      <w:r w:rsidR="006A41C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networks, ranked #1, 2, and 4, respectively) were 32.5 - 72.6% protected across all definitions of protection. These findings not only reinforce the previously identified national-scale mismatches between protected areas and freshwater biodiversity (Jenkins et al. 2015), but also indicate regional mismatches between protected areas and freshwater connectivity in the southern, central, and eastern US (Fig</w:t>
      </w:r>
      <w:r w:rsidR="006D6BB1">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 On the positive side, however, overlap between freshwater biodiversity and several large freshwater </w:t>
      </w:r>
      <w:del w:id="270" w:author="immccull@gmail.com" w:date="2022-07-26T15:33:00Z">
        <w:r w:rsidDel="000130B5">
          <w:rPr>
            <w:rFonts w:ascii="Times New Roman" w:eastAsia="Times New Roman" w:hAnsi="Times New Roman" w:cs="Times New Roman"/>
            <w:sz w:val="24"/>
            <w:szCs w:val="24"/>
          </w:rPr>
          <w:delText>corrido</w:delText>
        </w:r>
      </w:del>
      <w:del w:id="271" w:author="immccull@gmail.com" w:date="2022-07-26T15:32:00Z">
        <w:r w:rsidDel="000130B5">
          <w:rPr>
            <w:rFonts w:ascii="Times New Roman" w:eastAsia="Times New Roman" w:hAnsi="Times New Roman" w:cs="Times New Roman"/>
            <w:sz w:val="24"/>
            <w:szCs w:val="24"/>
          </w:rPr>
          <w:delText xml:space="preserve">r </w:delText>
        </w:r>
      </w:del>
      <w:r>
        <w:rPr>
          <w:rFonts w:ascii="Times New Roman" w:eastAsia="Times New Roman" w:hAnsi="Times New Roman" w:cs="Times New Roman"/>
          <w:sz w:val="24"/>
          <w:szCs w:val="24"/>
        </w:rPr>
        <w:t xml:space="preserve">networks in these regions suggests that efforts to maintain or enhance these </w:t>
      </w:r>
      <w:ins w:id="272" w:author="immccull@gmail.com" w:date="2022-07-26T15:33:00Z">
        <w:r w:rsidR="000130B5">
          <w:rPr>
            <w:rFonts w:ascii="Times New Roman" w:eastAsia="Times New Roman" w:hAnsi="Times New Roman" w:cs="Times New Roman"/>
            <w:sz w:val="24"/>
            <w:szCs w:val="24"/>
          </w:rPr>
          <w:t xml:space="preserve">potential </w:t>
        </w:r>
      </w:ins>
      <w:r>
        <w:rPr>
          <w:rFonts w:ascii="Times New Roman" w:eastAsia="Times New Roman" w:hAnsi="Times New Roman" w:cs="Times New Roman"/>
          <w:sz w:val="24"/>
          <w:szCs w:val="24"/>
        </w:rPr>
        <w:t>corridor</w:t>
      </w:r>
      <w:del w:id="273" w:author="immccull@gmail.com" w:date="2022-07-26T09:39:00Z">
        <w:r w:rsidDel="00821026">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 xml:space="preserve">s could help support populations and the resilience of regional freshwater biodiversity to climate change (e.g., facilitate seasonal migrations and range shifts). Moreover, conservation prioritization of hub lakes may be </w:t>
      </w:r>
      <w:r>
        <w:rPr>
          <w:rFonts w:ascii="Times New Roman" w:eastAsia="Times New Roman" w:hAnsi="Times New Roman" w:cs="Times New Roman"/>
          <w:sz w:val="24"/>
          <w:szCs w:val="24"/>
        </w:rPr>
        <w:lastRenderedPageBreak/>
        <w:t xml:space="preserve">disproportionately more beneficial and cost-effective for conservation under climate change </w:t>
      </w:r>
      <w:ins w:id="274" w:author="immccull@gmail.com" w:date="2022-07-27T14:07:00Z">
        <w:r w:rsidR="006D6BB1">
          <w:rPr>
            <w:rFonts w:ascii="Times New Roman" w:eastAsia="Times New Roman" w:hAnsi="Times New Roman" w:cs="Times New Roman"/>
            <w:sz w:val="24"/>
            <w:szCs w:val="24"/>
          </w:rPr>
          <w:t>than</w:t>
        </w:r>
      </w:ins>
      <w:del w:id="275" w:author="immccull@gmail.com" w:date="2022-07-27T14:07:00Z">
        <w:r w:rsidDel="006D6BB1">
          <w:rPr>
            <w:rFonts w:ascii="Times New Roman" w:eastAsia="Times New Roman" w:hAnsi="Times New Roman" w:cs="Times New Roman"/>
            <w:sz w:val="24"/>
            <w:szCs w:val="24"/>
          </w:rPr>
          <w:delText>as</w:delText>
        </w:r>
      </w:del>
      <w:r>
        <w:rPr>
          <w:rFonts w:ascii="Times New Roman" w:eastAsia="Times New Roman" w:hAnsi="Times New Roman" w:cs="Times New Roman"/>
          <w:sz w:val="24"/>
          <w:szCs w:val="24"/>
        </w:rPr>
        <w:t xml:space="preserve"> generalized percent network protection targets (17% or otherwise) given their large effects on network intactness. </w:t>
      </w:r>
    </w:p>
    <w:p w14:paraId="48603676" w14:textId="06662458" w:rsidR="005E32E5" w:rsidRDefault="00925D81">
      <w:pPr>
        <w:spacing w:line="480" w:lineRule="auto"/>
        <w:rPr>
          <w:ins w:id="276" w:author="immccull@gmail.com" w:date="2022-07-26T10:17:00Z"/>
          <w:rFonts w:ascii="Times New Roman" w:eastAsia="Times New Roman" w:hAnsi="Times New Roman" w:cs="Times New Roman"/>
          <w:sz w:val="24"/>
          <w:szCs w:val="24"/>
        </w:rPr>
      </w:pPr>
      <w:r>
        <w:rPr>
          <w:rFonts w:ascii="Times New Roman" w:eastAsia="Times New Roman" w:hAnsi="Times New Roman" w:cs="Times New Roman"/>
          <w:sz w:val="24"/>
          <w:szCs w:val="24"/>
        </w:rPr>
        <w:tab/>
        <w:t>We envision our data, concepts of freshwater corridor</w:t>
      </w:r>
      <w:del w:id="277" w:author="immccull@gmail.com" w:date="2022-07-26T09:39:00Z">
        <w:r w:rsidDel="00821026">
          <w:rPr>
            <w:rFonts w:ascii="Times New Roman" w:eastAsia="Times New Roman" w:hAnsi="Times New Roman" w:cs="Times New Roman"/>
            <w:sz w:val="24"/>
            <w:szCs w:val="24"/>
          </w:rPr>
          <w:delText xml:space="preserve"> network</w:delText>
        </w:r>
      </w:del>
      <w:r>
        <w:rPr>
          <w:rFonts w:ascii="Times New Roman" w:eastAsia="Times New Roman" w:hAnsi="Times New Roman" w:cs="Times New Roman"/>
          <w:sz w:val="24"/>
          <w:szCs w:val="24"/>
        </w:rPr>
        <w:t xml:space="preserve">s and hubs, and analytical approach making foundational contributions to future conservation efforts, including fully data-driven systematic conservation planning or more participatory structured decision-making involving managers and stakeholders. Our use of basic computational techniques (i.e., PCA) and public data at scales of both individual lakes and whole lake-stream networks creates flexibility for future studies to integrate other relevant datasets at different spatial and temporal scales or to tailor their approaches to species, taxa, or functional groups of interest. For example, the average lake distance variable (Table 1) could be parameterized to identify lakes or networks that are more accessible for dispersal-limited species or particularly vulnerable to rapid spread of invasive species. </w:t>
      </w:r>
    </w:p>
    <w:p w14:paraId="671DD1D8" w14:textId="0C9213D2" w:rsidR="00523288" w:rsidRDefault="006D6BB1">
      <w:pPr>
        <w:spacing w:line="480" w:lineRule="auto"/>
        <w:ind w:firstLine="720"/>
        <w:rPr>
          <w:rFonts w:ascii="Times New Roman" w:eastAsia="Times New Roman" w:hAnsi="Times New Roman" w:cs="Times New Roman"/>
          <w:sz w:val="24"/>
          <w:szCs w:val="24"/>
        </w:rPr>
        <w:pPrChange w:id="278" w:author="immccull@gmail.com" w:date="2022-07-26T12:09:00Z">
          <w:pPr>
            <w:spacing w:line="480" w:lineRule="auto"/>
          </w:pPr>
        </w:pPrChange>
      </w:pPr>
      <w:ins w:id="279" w:author="immccull@gmail.com" w:date="2022-07-27T14:08:00Z">
        <w:r>
          <w:rPr>
            <w:rFonts w:ascii="Times New Roman" w:eastAsia="Times New Roman" w:hAnsi="Times New Roman" w:cs="Times New Roman"/>
            <w:sz w:val="24"/>
            <w:szCs w:val="24"/>
          </w:rPr>
          <w:t>Furthermore</w:t>
        </w:r>
      </w:ins>
      <w:ins w:id="280" w:author="immccull@gmail.com" w:date="2022-07-26T10:17:00Z">
        <w:r w:rsidR="005E32E5">
          <w:rPr>
            <w:rFonts w:ascii="Times New Roman" w:eastAsia="Times New Roman" w:hAnsi="Times New Roman" w:cs="Times New Roman"/>
            <w:sz w:val="24"/>
            <w:szCs w:val="24"/>
          </w:rPr>
          <w:t>, o</w:t>
        </w:r>
      </w:ins>
      <w:del w:id="281" w:author="immccull@gmail.com" w:date="2022-07-26T10:17:00Z">
        <w:r w:rsidR="00925D81" w:rsidDel="005E32E5">
          <w:rPr>
            <w:rFonts w:ascii="Times New Roman" w:eastAsia="Times New Roman" w:hAnsi="Times New Roman" w:cs="Times New Roman"/>
            <w:sz w:val="24"/>
            <w:szCs w:val="24"/>
          </w:rPr>
          <w:delText>O</w:delText>
        </w:r>
      </w:del>
      <w:r w:rsidR="00925D81">
        <w:rPr>
          <w:rFonts w:ascii="Times New Roman" w:eastAsia="Times New Roman" w:hAnsi="Times New Roman" w:cs="Times New Roman"/>
          <w:sz w:val="24"/>
          <w:szCs w:val="24"/>
        </w:rPr>
        <w:t xml:space="preserve">ur coarse-filter approach targeting generalized structural connectivity in a climate change context is only one example of many potential applications. For example, studies interested in restoring anadromous fish migrations could integrate a similar structural connectivity scoring approach with more localized data on features such as waterfalls and culverts to identify networks most likely to benefit from interventions to enhance connectivity. </w:t>
      </w:r>
      <w:ins w:id="282" w:author="immccull@gmail.com" w:date="2022-07-27T14:09:00Z">
        <w:r>
          <w:rPr>
            <w:rFonts w:ascii="Times New Roman" w:eastAsia="Times New Roman" w:hAnsi="Times New Roman" w:cs="Times New Roman"/>
            <w:sz w:val="24"/>
            <w:szCs w:val="24"/>
          </w:rPr>
          <w:t>More detailed</w:t>
        </w:r>
      </w:ins>
      <w:ins w:id="283" w:author="immccull@gmail.com" w:date="2022-07-26T12:08:00Z">
        <w:r w:rsidR="000E0D3D">
          <w:rPr>
            <w:rFonts w:ascii="Times New Roman" w:eastAsia="Times New Roman" w:hAnsi="Times New Roman" w:cs="Times New Roman"/>
            <w:sz w:val="24"/>
            <w:szCs w:val="24"/>
          </w:rPr>
          <w:t xml:space="preserve"> information on dam characteristics such as dam height could </w:t>
        </w:r>
      </w:ins>
      <w:ins w:id="284" w:author="immccull@gmail.com" w:date="2022-07-27T14:10:00Z">
        <w:r>
          <w:rPr>
            <w:rFonts w:ascii="Times New Roman" w:eastAsia="Times New Roman" w:hAnsi="Times New Roman" w:cs="Times New Roman"/>
            <w:sz w:val="24"/>
            <w:szCs w:val="24"/>
          </w:rPr>
          <w:t xml:space="preserve">also </w:t>
        </w:r>
      </w:ins>
      <w:ins w:id="285" w:author="immccull@gmail.com" w:date="2022-07-26T12:08:00Z">
        <w:r w:rsidR="000E0D3D">
          <w:rPr>
            <w:rFonts w:ascii="Times New Roman" w:eastAsia="Times New Roman" w:hAnsi="Times New Roman" w:cs="Times New Roman"/>
            <w:sz w:val="24"/>
            <w:szCs w:val="24"/>
          </w:rPr>
          <w:t>be incorporated at local to regional scales to represent finer-resolution effects of dams</w:t>
        </w:r>
      </w:ins>
      <w:ins w:id="286" w:author="immccull@gmail.com" w:date="2022-07-26T15:35:00Z">
        <w:r w:rsidR="007249B3">
          <w:rPr>
            <w:rFonts w:ascii="Times New Roman" w:eastAsia="Times New Roman" w:hAnsi="Times New Roman" w:cs="Times New Roman"/>
            <w:sz w:val="24"/>
            <w:szCs w:val="24"/>
          </w:rPr>
          <w:t xml:space="preserve"> on connectivity</w:t>
        </w:r>
      </w:ins>
      <w:ins w:id="287" w:author="immccull@gmail.com" w:date="2022-07-26T12:08:00Z">
        <w:r w:rsidR="000E0D3D">
          <w:rPr>
            <w:rFonts w:ascii="Times New Roman" w:eastAsia="Times New Roman" w:hAnsi="Times New Roman" w:cs="Times New Roman"/>
            <w:sz w:val="24"/>
            <w:szCs w:val="24"/>
          </w:rPr>
          <w:t xml:space="preserve">, particularly </w:t>
        </w:r>
      </w:ins>
      <w:ins w:id="288" w:author="immccull@gmail.com" w:date="2022-08-03T09:48:00Z">
        <w:r w:rsidR="009233F6">
          <w:rPr>
            <w:rFonts w:ascii="Times New Roman" w:eastAsia="Times New Roman" w:hAnsi="Times New Roman" w:cs="Times New Roman"/>
            <w:sz w:val="24"/>
            <w:szCs w:val="24"/>
          </w:rPr>
          <w:t xml:space="preserve">for </w:t>
        </w:r>
      </w:ins>
      <w:ins w:id="289" w:author="immccull@gmail.com" w:date="2022-07-26T12:08:00Z">
        <w:r w:rsidR="000E0D3D">
          <w:rPr>
            <w:rFonts w:ascii="Times New Roman" w:eastAsia="Times New Roman" w:hAnsi="Times New Roman" w:cs="Times New Roman"/>
            <w:sz w:val="24"/>
            <w:szCs w:val="24"/>
          </w:rPr>
          <w:t xml:space="preserve">breachable low-head dams </w:t>
        </w:r>
      </w:ins>
      <w:ins w:id="290" w:author="immccull@gmail.com" w:date="2022-08-02T16:05:00Z">
        <w:r w:rsidR="00F33018">
          <w:rPr>
            <w:rFonts w:ascii="Times New Roman" w:eastAsia="Times New Roman" w:hAnsi="Times New Roman" w:cs="Times New Roman"/>
            <w:sz w:val="24"/>
            <w:szCs w:val="24"/>
          </w:rPr>
          <w:t>(7.6m</w:t>
        </w:r>
      </w:ins>
      <w:ins w:id="291" w:author="immccull@gmail.com" w:date="2022-08-02T16:06:00Z">
        <w:r w:rsidR="00F33018">
          <w:rPr>
            <w:rFonts w:ascii="Times New Roman" w:eastAsia="Times New Roman" w:hAnsi="Times New Roman" w:cs="Times New Roman"/>
            <w:sz w:val="24"/>
            <w:szCs w:val="24"/>
          </w:rPr>
          <w:t xml:space="preserve"> in height or shorter</w:t>
        </w:r>
      </w:ins>
      <w:ins w:id="292" w:author="immccull@gmail.com" w:date="2022-08-02T16:05:00Z">
        <w:r w:rsidR="00F33018">
          <w:rPr>
            <w:rFonts w:ascii="Times New Roman" w:eastAsia="Times New Roman" w:hAnsi="Times New Roman" w:cs="Times New Roman"/>
            <w:sz w:val="24"/>
            <w:szCs w:val="24"/>
          </w:rPr>
          <w:t xml:space="preserve">) </w:t>
        </w:r>
      </w:ins>
      <w:ins w:id="293" w:author="immccull@gmail.com" w:date="2022-07-26T12:08:00Z">
        <w:r w:rsidR="000E0D3D">
          <w:rPr>
            <w:rFonts w:ascii="Times New Roman" w:eastAsia="Times New Roman" w:hAnsi="Times New Roman" w:cs="Times New Roman"/>
            <w:sz w:val="24"/>
            <w:szCs w:val="24"/>
          </w:rPr>
          <w:t>that filter certain taxa (Helms et al. 2011</w:t>
        </w:r>
      </w:ins>
      <w:ins w:id="294" w:author="immccull@gmail.com" w:date="2022-08-02T15:46:00Z">
        <w:r w:rsidR="001C0C8A">
          <w:rPr>
            <w:rFonts w:ascii="Times New Roman" w:eastAsia="Times New Roman" w:hAnsi="Times New Roman" w:cs="Times New Roman"/>
            <w:sz w:val="24"/>
            <w:szCs w:val="24"/>
          </w:rPr>
          <w:t>, Fencl et al. 2017</w:t>
        </w:r>
      </w:ins>
      <w:ins w:id="295" w:author="immccull@gmail.com" w:date="2022-07-26T12:08:00Z">
        <w:r w:rsidR="000E0D3D">
          <w:rPr>
            <w:rFonts w:ascii="Times New Roman" w:eastAsia="Times New Roman" w:hAnsi="Times New Roman" w:cs="Times New Roman"/>
            <w:sz w:val="24"/>
            <w:szCs w:val="24"/>
          </w:rPr>
          <w:t xml:space="preserve">). </w:t>
        </w:r>
      </w:ins>
      <w:ins w:id="296" w:author="immccull@gmail.com" w:date="2022-07-26T12:09:00Z">
        <w:r w:rsidR="000E0D3D">
          <w:rPr>
            <w:rFonts w:ascii="Times New Roman" w:eastAsia="Times New Roman" w:hAnsi="Times New Roman" w:cs="Times New Roman"/>
            <w:sz w:val="24"/>
            <w:szCs w:val="24"/>
          </w:rPr>
          <w:t xml:space="preserve"> </w:t>
        </w:r>
      </w:ins>
      <w:r w:rsidR="00925D81">
        <w:rPr>
          <w:rFonts w:ascii="Times New Roman" w:eastAsia="Times New Roman" w:hAnsi="Times New Roman" w:cs="Times New Roman"/>
          <w:sz w:val="24"/>
          <w:szCs w:val="24"/>
        </w:rPr>
        <w:t xml:space="preserve">Additionally, studies interested in maintaining access to permanent waterbodies in dry climates could integrate structural connectivity data with seasonal </w:t>
      </w:r>
      <w:r w:rsidR="00925D81">
        <w:rPr>
          <w:rFonts w:ascii="Times New Roman" w:eastAsia="Times New Roman" w:hAnsi="Times New Roman" w:cs="Times New Roman"/>
          <w:sz w:val="24"/>
          <w:szCs w:val="24"/>
        </w:rPr>
        <w:lastRenderedPageBreak/>
        <w:t>hydrology or other habitat data (e.g., lake or stream depth). Moreover, there is potential to analyze the joint freshwater-terrestrial conservation benefits of freshwater corridor</w:t>
      </w:r>
      <w:del w:id="297" w:author="immccull@gmail.com" w:date="2022-07-26T09:39:00Z">
        <w:r w:rsidR="00925D81" w:rsidDel="00821026">
          <w:rPr>
            <w:rFonts w:ascii="Times New Roman" w:eastAsia="Times New Roman" w:hAnsi="Times New Roman" w:cs="Times New Roman"/>
            <w:sz w:val="24"/>
            <w:szCs w:val="24"/>
          </w:rPr>
          <w:delText xml:space="preserve"> network</w:delText>
        </w:r>
      </w:del>
      <w:r w:rsidR="00925D81">
        <w:rPr>
          <w:rFonts w:ascii="Times New Roman" w:eastAsia="Times New Roman" w:hAnsi="Times New Roman" w:cs="Times New Roman"/>
          <w:sz w:val="24"/>
          <w:szCs w:val="24"/>
        </w:rPr>
        <w:t>s, given that riparian areas often represent terrestrial corridor</w:t>
      </w:r>
      <w:del w:id="298" w:author="immccull@gmail.com" w:date="2022-07-26T09:40:00Z">
        <w:r w:rsidR="00925D81" w:rsidDel="00821026">
          <w:rPr>
            <w:rFonts w:ascii="Times New Roman" w:eastAsia="Times New Roman" w:hAnsi="Times New Roman" w:cs="Times New Roman"/>
            <w:sz w:val="24"/>
            <w:szCs w:val="24"/>
          </w:rPr>
          <w:delText xml:space="preserve"> netwo</w:delText>
        </w:r>
      </w:del>
      <w:del w:id="299" w:author="immccull@gmail.com" w:date="2022-07-26T09:39:00Z">
        <w:r w:rsidR="00925D81" w:rsidDel="00821026">
          <w:rPr>
            <w:rFonts w:ascii="Times New Roman" w:eastAsia="Times New Roman" w:hAnsi="Times New Roman" w:cs="Times New Roman"/>
            <w:sz w:val="24"/>
            <w:szCs w:val="24"/>
          </w:rPr>
          <w:delText>rk</w:delText>
        </w:r>
      </w:del>
      <w:r w:rsidR="00925D81">
        <w:rPr>
          <w:rFonts w:ascii="Times New Roman" w:eastAsia="Times New Roman" w:hAnsi="Times New Roman" w:cs="Times New Roman"/>
          <w:sz w:val="24"/>
          <w:szCs w:val="24"/>
        </w:rPr>
        <w:t xml:space="preserve">s (Krosby et al. 2018) and regulate water temperature, chemistry, and physical habitat characteristics (Johnson and Almlof 2016). Although such efforts are beyond the scope of this current study, our study and approach demonstrate the potential for future connectivity studies to help advance conservation planning under climate change, particularly for freshwater biodiversity and ecosystems. </w:t>
      </w:r>
    </w:p>
    <w:p w14:paraId="7E084107" w14:textId="77777777" w:rsidR="00523288" w:rsidRDefault="00523288">
      <w:pPr>
        <w:spacing w:line="480" w:lineRule="auto"/>
        <w:rPr>
          <w:rFonts w:ascii="Times New Roman" w:eastAsia="Times New Roman" w:hAnsi="Times New Roman" w:cs="Times New Roman"/>
          <w:sz w:val="24"/>
          <w:szCs w:val="24"/>
        </w:rPr>
      </w:pPr>
    </w:p>
    <w:p w14:paraId="1DB3A986"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107B3673" w14:textId="510EE262"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for this research was provided by the US National Science Foundation Macrosystems Biology program (EF #1638679 and #1638539). IMM and KBSK conceived of the original study. PJH calculated hub lakes and additional connectivity metrics beyond those in LAGOS-US</w:t>
      </w:r>
      <w:r w:rsidR="001226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NETWORKS. IMM conducted protection analyses and PJH and KBSK analyzed relationships among hubs, reservoirs, and dams. All authors conducted literature review and exploratory data analyses and wrote portions of the paper. We thank K. Cheruvelil and P. Soranno for constructive comments at early stages of this project and P. Soranno for reviewing an early draft. We also thank N. Smith for processing protected area data. </w:t>
      </w:r>
      <w:ins w:id="300" w:author="immccull@gmail.com" w:date="2022-07-26T15:38:00Z">
        <w:r w:rsidR="007C6848">
          <w:rPr>
            <w:rFonts w:ascii="Times New Roman" w:eastAsia="Times New Roman" w:hAnsi="Times New Roman" w:cs="Times New Roman"/>
            <w:sz w:val="24"/>
            <w:szCs w:val="24"/>
          </w:rPr>
          <w:t xml:space="preserve">We appreciate </w:t>
        </w:r>
      </w:ins>
      <w:ins w:id="301" w:author="immccull@gmail.com" w:date="2022-07-26T15:39:00Z">
        <w:r w:rsidR="007C6848">
          <w:rPr>
            <w:rFonts w:ascii="Times New Roman" w:eastAsia="Times New Roman" w:hAnsi="Times New Roman" w:cs="Times New Roman"/>
            <w:sz w:val="24"/>
            <w:szCs w:val="24"/>
          </w:rPr>
          <w:t xml:space="preserve">3 anonymous reviewers whose thoughtful comments </w:t>
        </w:r>
      </w:ins>
      <w:ins w:id="302" w:author="immccull@gmail.com" w:date="2022-07-26T15:38:00Z">
        <w:r w:rsidR="007C6848">
          <w:rPr>
            <w:rFonts w:ascii="Times New Roman" w:eastAsia="Times New Roman" w:hAnsi="Times New Roman" w:cs="Times New Roman"/>
            <w:sz w:val="24"/>
            <w:szCs w:val="24"/>
          </w:rPr>
          <w:t xml:space="preserve">resulted in an improved manuscript. </w:t>
        </w:r>
      </w:ins>
      <w:r>
        <w:rPr>
          <w:rFonts w:ascii="Times New Roman" w:eastAsia="Times New Roman" w:hAnsi="Times New Roman" w:cs="Times New Roman"/>
          <w:sz w:val="24"/>
          <w:szCs w:val="24"/>
        </w:rPr>
        <w:t>Any use of trade, firm, or product names is for descriptive purposes only and does not imply endorsement by the US Government.</w:t>
      </w:r>
    </w:p>
    <w:p w14:paraId="61E4992A" w14:textId="77777777" w:rsidR="00523288" w:rsidRDefault="00523288">
      <w:pPr>
        <w:spacing w:line="480" w:lineRule="auto"/>
        <w:rPr>
          <w:rFonts w:ascii="Times New Roman" w:eastAsia="Times New Roman" w:hAnsi="Times New Roman" w:cs="Times New Roman"/>
          <w:b/>
          <w:sz w:val="24"/>
          <w:szCs w:val="24"/>
        </w:rPr>
      </w:pPr>
    </w:p>
    <w:p w14:paraId="19D4D3BA"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14CB368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Abell, R. (2002). Conservation biology for the biodiversity crisis: a freshwater follow-up.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1435-1437.</w:t>
      </w:r>
    </w:p>
    <w:p w14:paraId="52F7961C" w14:textId="77777777" w:rsidR="00523288" w:rsidRDefault="00523288">
      <w:pPr>
        <w:spacing w:line="480" w:lineRule="auto"/>
        <w:rPr>
          <w:rFonts w:ascii="Times New Roman" w:eastAsia="Times New Roman" w:hAnsi="Times New Roman" w:cs="Times New Roman"/>
          <w:sz w:val="24"/>
          <w:szCs w:val="24"/>
        </w:rPr>
      </w:pPr>
    </w:p>
    <w:p w14:paraId="7F468B6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Allan, J. D., &amp; Lehner, B. (2007). Unlocking the potential of protected areas for freshwaters.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134, 48-63.</w:t>
      </w:r>
    </w:p>
    <w:p w14:paraId="5060044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Altermatt, F., &amp; Fronhofer, E. A. (2018). Dispersal in dendritic networks: Ecological consequences on the spatial distribution of population densities.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63</w:t>
      </w:r>
      <w:r>
        <w:rPr>
          <w:rFonts w:ascii="Times New Roman" w:eastAsia="Times New Roman" w:hAnsi="Times New Roman" w:cs="Times New Roman"/>
          <w:sz w:val="24"/>
          <w:szCs w:val="24"/>
        </w:rPr>
        <w:t>(1), 22-32.</w:t>
      </w:r>
    </w:p>
    <w:p w14:paraId="0E91FC3B" w14:textId="77777777" w:rsidR="00523288" w:rsidRDefault="00523288">
      <w:pPr>
        <w:spacing w:line="480" w:lineRule="auto"/>
        <w:rPr>
          <w:rFonts w:ascii="Times New Roman" w:eastAsia="Times New Roman" w:hAnsi="Times New Roman" w:cs="Times New Roman"/>
          <w:sz w:val="24"/>
          <w:szCs w:val="24"/>
        </w:rPr>
      </w:pPr>
    </w:p>
    <w:p w14:paraId="1186196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Armstrong, J. B., Fullerton, A. H., Jordan, C. E., Ebersole, J. L., Bellmore, J. R., Arismendi, I., Penaluna, B. E. &amp; Reeves, G. H. (2021). The importance of warm habitat to the growth regime of cold-water fishes. </w:t>
      </w:r>
      <w:r>
        <w:rPr>
          <w:rFonts w:ascii="Times New Roman" w:eastAsia="Times New Roman" w:hAnsi="Times New Roman" w:cs="Times New Roman"/>
          <w:i/>
          <w:sz w:val="24"/>
          <w:szCs w:val="24"/>
        </w:rPr>
        <w:t>Nature Climate Change</w:t>
      </w:r>
      <w:r>
        <w:rPr>
          <w:rFonts w:ascii="Times New Roman" w:eastAsia="Times New Roman" w:hAnsi="Times New Roman" w:cs="Times New Roman"/>
          <w:sz w:val="24"/>
          <w:szCs w:val="24"/>
        </w:rPr>
        <w:t>, 11, 354-361.</w:t>
      </w:r>
    </w:p>
    <w:p w14:paraId="6088960C" w14:textId="77777777" w:rsidR="00523288" w:rsidRDefault="00523288">
      <w:pPr>
        <w:spacing w:line="480" w:lineRule="auto"/>
        <w:rPr>
          <w:rFonts w:ascii="Times New Roman" w:eastAsia="Times New Roman" w:hAnsi="Times New Roman" w:cs="Times New Roman"/>
          <w:sz w:val="24"/>
          <w:szCs w:val="24"/>
        </w:rPr>
      </w:pPr>
    </w:p>
    <w:p w14:paraId="72F1353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Barbarossa, V., Schmitt, R. J., Huijbregts, M. A., Zarfl, C., King, H., &amp; Schipper, A. M. (2020). Impacts of current and future large dams on the geographic range connectivity of freshwater fish worldwide. Proceedings of the National Academy of Sciences, 117(7), 3648-3655.</w:t>
      </w:r>
    </w:p>
    <w:p w14:paraId="2A930CD8" w14:textId="77777777" w:rsidR="00523288" w:rsidRDefault="00523288">
      <w:pPr>
        <w:spacing w:line="480" w:lineRule="auto"/>
        <w:rPr>
          <w:rFonts w:ascii="Times New Roman" w:eastAsia="Times New Roman" w:hAnsi="Times New Roman" w:cs="Times New Roman"/>
          <w:sz w:val="24"/>
          <w:szCs w:val="24"/>
        </w:rPr>
      </w:pPr>
    </w:p>
    <w:p w14:paraId="6660852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Bastin, L., Gorelick, N., Saura, S., Bertzky, B., Dubois, G., Fortin, M. J., &amp; Pekel, J. F. (2019). Inland surface waters in protected areas globally: Current coverage and 30-year trends. </w:t>
      </w:r>
      <w:r>
        <w:rPr>
          <w:rFonts w:ascii="Times New Roman" w:eastAsia="Times New Roman" w:hAnsi="Times New Roman" w:cs="Times New Roman"/>
          <w:i/>
          <w:sz w:val="24"/>
          <w:szCs w:val="24"/>
        </w:rPr>
        <w:t>PLoS ONE</w:t>
      </w:r>
      <w:r>
        <w:rPr>
          <w:rFonts w:ascii="Times New Roman" w:eastAsia="Times New Roman" w:hAnsi="Times New Roman" w:cs="Times New Roman"/>
          <w:sz w:val="24"/>
          <w:szCs w:val="24"/>
        </w:rPr>
        <w:t>, 14, e0210496.</w:t>
      </w:r>
    </w:p>
    <w:p w14:paraId="1FE1C67F" w14:textId="77777777" w:rsidR="00523288" w:rsidRDefault="00523288">
      <w:pPr>
        <w:spacing w:line="480" w:lineRule="auto"/>
        <w:rPr>
          <w:rFonts w:ascii="Times New Roman" w:eastAsia="Times New Roman" w:hAnsi="Times New Roman" w:cs="Times New Roman"/>
          <w:sz w:val="24"/>
          <w:szCs w:val="24"/>
        </w:rPr>
      </w:pPr>
    </w:p>
    <w:p w14:paraId="3388C3F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Beier, P., Majka, D. R., &amp; Spencer, W. D. (2008). Forks in the road: choices in procedures for designing wildland linkages.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836-851.</w:t>
      </w:r>
    </w:p>
    <w:p w14:paraId="20D39030" w14:textId="77777777" w:rsidR="00523288" w:rsidRDefault="00523288">
      <w:pPr>
        <w:spacing w:line="480" w:lineRule="auto"/>
        <w:rPr>
          <w:rFonts w:ascii="Times New Roman" w:eastAsia="Times New Roman" w:hAnsi="Times New Roman" w:cs="Times New Roman"/>
          <w:sz w:val="24"/>
          <w:szCs w:val="24"/>
        </w:rPr>
      </w:pPr>
    </w:p>
    <w:p w14:paraId="6F4F3BA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Beier, P., &amp; Noss, R. F. (1998). Do habitat corridors provide connectivity?.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12, 1241-1252.</w:t>
      </w:r>
    </w:p>
    <w:p w14:paraId="4DB07B0A" w14:textId="77777777" w:rsidR="00523288" w:rsidRDefault="00523288">
      <w:pPr>
        <w:spacing w:line="480" w:lineRule="auto"/>
        <w:rPr>
          <w:rFonts w:ascii="Times New Roman" w:eastAsia="Times New Roman" w:hAnsi="Times New Roman" w:cs="Times New Roman"/>
          <w:sz w:val="24"/>
          <w:szCs w:val="24"/>
        </w:rPr>
      </w:pPr>
    </w:p>
    <w:p w14:paraId="066D14C4"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Beier, P., Spencer, W., Baldwin, R. F., &amp; McRAE, B. H. (2011). </w:t>
      </w:r>
      <w:r>
        <w:rPr>
          <w:rFonts w:ascii="Times New Roman" w:eastAsia="Times New Roman" w:hAnsi="Times New Roman" w:cs="Times New Roman"/>
          <w:sz w:val="24"/>
          <w:szCs w:val="24"/>
        </w:rPr>
        <w:t xml:space="preserve">Toward best practices for developing regional connectivity maps.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25, 879-892.</w:t>
      </w:r>
    </w:p>
    <w:p w14:paraId="21C2466C" w14:textId="77777777" w:rsidR="00523288" w:rsidRDefault="00523288">
      <w:pPr>
        <w:spacing w:line="480" w:lineRule="auto"/>
        <w:rPr>
          <w:rFonts w:ascii="Times New Roman" w:eastAsia="Times New Roman" w:hAnsi="Times New Roman" w:cs="Times New Roman"/>
          <w:sz w:val="24"/>
          <w:szCs w:val="24"/>
        </w:rPr>
      </w:pPr>
    </w:p>
    <w:p w14:paraId="35145EF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Belote, R. T., Dietz, M. S., McRae, B. H., Theobald, D. M., McClure, M. L., Irwin, G. H., McKinley, P. S., Gage, J. A., &amp; Aplet, G. H. (2016). Identifying corridors among large protected areas in the United States. </w:t>
      </w:r>
      <w:r>
        <w:rPr>
          <w:rFonts w:ascii="Times New Roman" w:eastAsia="Times New Roman" w:hAnsi="Times New Roman" w:cs="Times New Roman"/>
          <w:i/>
          <w:sz w:val="24"/>
          <w:szCs w:val="24"/>
        </w:rPr>
        <w:t>PLoS One</w:t>
      </w:r>
      <w:r>
        <w:rPr>
          <w:rFonts w:ascii="Times New Roman" w:eastAsia="Times New Roman" w:hAnsi="Times New Roman" w:cs="Times New Roman"/>
          <w:sz w:val="24"/>
          <w:szCs w:val="24"/>
        </w:rPr>
        <w:t>, 11, e0154223.</w:t>
      </w:r>
    </w:p>
    <w:p w14:paraId="698B4F37" w14:textId="77777777" w:rsidR="00523288" w:rsidRDefault="00523288">
      <w:pPr>
        <w:spacing w:line="480" w:lineRule="auto"/>
        <w:rPr>
          <w:rFonts w:ascii="Times New Roman" w:eastAsia="Times New Roman" w:hAnsi="Times New Roman" w:cs="Times New Roman"/>
          <w:sz w:val="24"/>
          <w:szCs w:val="24"/>
        </w:rPr>
      </w:pPr>
    </w:p>
    <w:p w14:paraId="206AE10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Bishop-Taylor, R., Tulbure, M. G., &amp; Broich, M. (2015). Surface water network structure, landscape resistance to movement and flooding vital for maintaining ecological connectivity across Australia’s largest river basin.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2045-2065.</w:t>
      </w:r>
    </w:p>
    <w:p w14:paraId="3F4685AE" w14:textId="77777777" w:rsidR="00523288" w:rsidRDefault="00523288">
      <w:pPr>
        <w:spacing w:line="480" w:lineRule="auto"/>
        <w:rPr>
          <w:rFonts w:ascii="Times New Roman" w:eastAsia="Times New Roman" w:hAnsi="Times New Roman" w:cs="Times New Roman"/>
          <w:sz w:val="24"/>
          <w:szCs w:val="24"/>
        </w:rPr>
      </w:pPr>
    </w:p>
    <w:p w14:paraId="0F83456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Brost, B. M., &amp; Beier, P. (2012). Use of land facets to design linkages for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22, 87-103.</w:t>
      </w:r>
    </w:p>
    <w:p w14:paraId="3A09FDB9" w14:textId="77777777" w:rsidR="00523288" w:rsidRDefault="00523288">
      <w:pPr>
        <w:spacing w:line="480" w:lineRule="auto"/>
        <w:rPr>
          <w:rFonts w:ascii="Times New Roman" w:eastAsia="Times New Roman" w:hAnsi="Times New Roman" w:cs="Times New Roman"/>
          <w:sz w:val="24"/>
          <w:szCs w:val="24"/>
        </w:rPr>
      </w:pPr>
    </w:p>
    <w:p w14:paraId="2C57675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Carroll, C., Parks, S. A., Dobrowski, S. Z., &amp; Roberts, D. R. (2018). Climatic, topographic, and anthropogenic factors determine connectivity between current and future climate analogs in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24, 5318-5331.</w:t>
      </w:r>
    </w:p>
    <w:p w14:paraId="30254DBA" w14:textId="77777777" w:rsidR="00523288" w:rsidRDefault="00523288">
      <w:pPr>
        <w:spacing w:line="480" w:lineRule="auto"/>
        <w:rPr>
          <w:rFonts w:ascii="Times New Roman" w:eastAsia="Times New Roman" w:hAnsi="Times New Roman" w:cs="Times New Roman"/>
          <w:sz w:val="24"/>
          <w:szCs w:val="24"/>
        </w:rPr>
      </w:pPr>
    </w:p>
    <w:p w14:paraId="2223A4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CBD. (2010). COP 10 decision X/2: Strategic plan for biodiversity 2011–2020. In 10th Meeting of the Conference of the Parties to the Convention on Biological Diversity, Nagoya, Japan. Available from</w:t>
      </w:r>
      <w:hyperlink r:id="rId10">
        <w:r>
          <w:rPr>
            <w:rFonts w:ascii="Times New Roman" w:eastAsia="Times New Roman" w:hAnsi="Times New Roman" w:cs="Times New Roman"/>
            <w:sz w:val="24"/>
            <w:szCs w:val="24"/>
          </w:rPr>
          <w:t xml:space="preserve"> </w:t>
        </w:r>
      </w:hyperlink>
      <w:hyperlink r:id="rId11">
        <w:r>
          <w:rPr>
            <w:rFonts w:ascii="Times New Roman" w:eastAsia="Times New Roman" w:hAnsi="Times New Roman" w:cs="Times New Roman"/>
            <w:color w:val="1155CC"/>
            <w:sz w:val="24"/>
            <w:szCs w:val="24"/>
            <w:u w:val="single"/>
          </w:rPr>
          <w:t>https://www.cbd.int/decision/cop/?id=12268</w:t>
        </w:r>
      </w:hyperlink>
      <w:r>
        <w:rPr>
          <w:rFonts w:ascii="Times New Roman" w:eastAsia="Times New Roman" w:hAnsi="Times New Roman" w:cs="Times New Roman"/>
          <w:sz w:val="24"/>
          <w:szCs w:val="24"/>
        </w:rPr>
        <w:t>.</w:t>
      </w:r>
    </w:p>
    <w:p w14:paraId="4C698FDF" w14:textId="77777777" w:rsidR="00523288" w:rsidRDefault="00523288">
      <w:pPr>
        <w:spacing w:line="480" w:lineRule="auto"/>
        <w:rPr>
          <w:rFonts w:ascii="Times New Roman" w:eastAsia="Times New Roman" w:hAnsi="Times New Roman" w:cs="Times New Roman"/>
          <w:sz w:val="24"/>
          <w:szCs w:val="24"/>
        </w:rPr>
      </w:pPr>
    </w:p>
    <w:p w14:paraId="08C136A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Chaput-Bardy, A., Alcala, N., Secondi, J., &amp; Vuilleumier, S. (2017). Network analysis for species management in rivers networks: Application to the Loire River.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210, 26-36.</w:t>
      </w:r>
    </w:p>
    <w:p w14:paraId="775A79EF" w14:textId="77777777" w:rsidR="00523288" w:rsidRDefault="00523288">
      <w:pPr>
        <w:spacing w:line="480" w:lineRule="auto"/>
        <w:rPr>
          <w:rFonts w:ascii="Times New Roman" w:eastAsia="Times New Roman" w:hAnsi="Times New Roman" w:cs="Times New Roman"/>
          <w:sz w:val="24"/>
          <w:szCs w:val="24"/>
        </w:rPr>
      </w:pPr>
    </w:p>
    <w:p w14:paraId="6504BAC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Cheruvelil, K. S., Soranno, P. A., McCullough, I. M., Webster, K. E., Rodriguez, L. and N. J. Smith. (2021). LAGOS-US LOCUS v1.0: Data module of location, identifiers, and physical characteristics of lakes and their watersheds in the conterminous U.S.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w:t>
      </w:r>
    </w:p>
    <w:p w14:paraId="017E9FB1" w14:textId="77777777" w:rsidR="00523288" w:rsidRDefault="00523288">
      <w:pPr>
        <w:spacing w:line="480" w:lineRule="auto"/>
        <w:rPr>
          <w:rFonts w:ascii="Times New Roman" w:eastAsia="Times New Roman" w:hAnsi="Times New Roman" w:cs="Times New Roman"/>
          <w:sz w:val="24"/>
          <w:szCs w:val="24"/>
        </w:rPr>
      </w:pPr>
    </w:p>
    <w:p w14:paraId="71C107A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Collen, B., Whitton, F., Dyer, E. E., Baillie, J. E., Cumberlidge, N., Darwall, W. R., Pollock, C., Richman, N. I., Soulsby, A., &amp; Böhm, M. (2014). Global patterns of freshwater species diversity, threat and endemism.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23, 40-51.</w:t>
      </w:r>
    </w:p>
    <w:p w14:paraId="154EFD37" w14:textId="77777777" w:rsidR="00523288" w:rsidRDefault="00523288">
      <w:pPr>
        <w:spacing w:line="480" w:lineRule="auto"/>
        <w:rPr>
          <w:rFonts w:ascii="Times New Roman" w:eastAsia="Times New Roman" w:hAnsi="Times New Roman" w:cs="Times New Roman"/>
          <w:sz w:val="24"/>
          <w:szCs w:val="24"/>
        </w:rPr>
      </w:pPr>
    </w:p>
    <w:p w14:paraId="1254F5E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Collier, K. J. (2011). The rapid rise of streams and rivers in conservation assessment.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21, 397-400.</w:t>
      </w:r>
    </w:p>
    <w:p w14:paraId="60699CD7" w14:textId="77777777" w:rsidR="00523288" w:rsidRDefault="00523288">
      <w:pPr>
        <w:spacing w:line="480" w:lineRule="auto"/>
        <w:rPr>
          <w:rFonts w:ascii="Times New Roman" w:eastAsia="Times New Roman" w:hAnsi="Times New Roman" w:cs="Times New Roman"/>
          <w:sz w:val="24"/>
          <w:szCs w:val="24"/>
        </w:rPr>
      </w:pPr>
    </w:p>
    <w:p w14:paraId="4EB2D7B8"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Comte, L., Buisson, L., Daufresne, M., &amp; Grenouillet, G. (2013). Climate‐induced changes in the distribution of freshwater fish: observed and predicted trends. </w:t>
      </w:r>
      <w:r w:rsidRPr="005D42A8">
        <w:rPr>
          <w:rFonts w:ascii="Times New Roman" w:eastAsia="Times New Roman" w:hAnsi="Times New Roman" w:cs="Times New Roman"/>
          <w:i/>
          <w:sz w:val="24"/>
          <w:szCs w:val="24"/>
        </w:rPr>
        <w:t>Freshwater Biology</w:t>
      </w:r>
      <w:r w:rsidRPr="005D42A8">
        <w:rPr>
          <w:rFonts w:ascii="Times New Roman" w:eastAsia="Times New Roman" w:hAnsi="Times New Roman" w:cs="Times New Roman"/>
          <w:sz w:val="24"/>
          <w:szCs w:val="24"/>
        </w:rPr>
        <w:t>, 58, 625-639.</w:t>
      </w:r>
    </w:p>
    <w:p w14:paraId="3E0A9219" w14:textId="77777777" w:rsidR="00523288" w:rsidRPr="005D42A8" w:rsidRDefault="00523288">
      <w:pPr>
        <w:spacing w:line="480" w:lineRule="auto"/>
        <w:rPr>
          <w:rFonts w:ascii="Times New Roman" w:eastAsia="Times New Roman" w:hAnsi="Times New Roman" w:cs="Times New Roman"/>
          <w:sz w:val="24"/>
          <w:szCs w:val="24"/>
        </w:rPr>
      </w:pPr>
    </w:p>
    <w:p w14:paraId="3693A445"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lastRenderedPageBreak/>
        <w:t xml:space="preserve">Cooper, A. R., Infante, D. M., Daniel, W. M., Wehrly, K. E., Wang, L., &amp; Brenden, T. O. (2017). </w:t>
      </w:r>
      <w:r>
        <w:rPr>
          <w:rFonts w:ascii="Times New Roman" w:eastAsia="Times New Roman" w:hAnsi="Times New Roman" w:cs="Times New Roman"/>
          <w:sz w:val="24"/>
          <w:szCs w:val="24"/>
        </w:rPr>
        <w:t>Assessment of dam effects on streams and fish assemblages of the conterminous USA. Science of the Total Environment, 586, 879-889.</w:t>
      </w:r>
    </w:p>
    <w:p w14:paraId="5911C714" w14:textId="77777777" w:rsidR="00523288" w:rsidRDefault="00523288">
      <w:pPr>
        <w:spacing w:line="480" w:lineRule="auto"/>
        <w:rPr>
          <w:rFonts w:ascii="Times New Roman" w:eastAsia="Times New Roman" w:hAnsi="Times New Roman" w:cs="Times New Roman"/>
          <w:sz w:val="24"/>
          <w:szCs w:val="24"/>
        </w:rPr>
      </w:pPr>
    </w:p>
    <w:p w14:paraId="1A0F263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Costanza, J. K., &amp; Terando, A. J. (2019). Landscape connectivity planning for adaptation to future climate and land-use change.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1-13.</w:t>
      </w:r>
    </w:p>
    <w:p w14:paraId="52396DDC" w14:textId="77777777" w:rsidR="00523288" w:rsidRDefault="00523288">
      <w:pPr>
        <w:spacing w:line="480" w:lineRule="auto"/>
        <w:rPr>
          <w:rFonts w:ascii="Times New Roman" w:eastAsia="Times New Roman" w:hAnsi="Times New Roman" w:cs="Times New Roman"/>
          <w:sz w:val="24"/>
          <w:szCs w:val="24"/>
        </w:rPr>
      </w:pPr>
    </w:p>
    <w:p w14:paraId="00386A0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Csardi G. &amp; Nepusz, T. (2006). The igraph software package for complex network research, InterJournal, Complex Systems 1695. </w:t>
      </w:r>
      <w:hyperlink r:id="rId12">
        <w:r>
          <w:rPr>
            <w:rFonts w:ascii="Times New Roman" w:eastAsia="Times New Roman" w:hAnsi="Times New Roman" w:cs="Times New Roman"/>
            <w:color w:val="1155CC"/>
            <w:sz w:val="24"/>
            <w:szCs w:val="24"/>
            <w:u w:val="single"/>
          </w:rPr>
          <w:t>https://igraph.org</w:t>
        </w:r>
      </w:hyperlink>
      <w:r>
        <w:rPr>
          <w:rFonts w:ascii="Times New Roman" w:eastAsia="Times New Roman" w:hAnsi="Times New Roman" w:cs="Times New Roman"/>
          <w:sz w:val="24"/>
          <w:szCs w:val="24"/>
        </w:rPr>
        <w:t xml:space="preserve">. </w:t>
      </w:r>
    </w:p>
    <w:p w14:paraId="0F47CDCF" w14:textId="77777777" w:rsidR="00523288" w:rsidRDefault="00523288">
      <w:pPr>
        <w:spacing w:line="480" w:lineRule="auto"/>
        <w:rPr>
          <w:rFonts w:ascii="Times New Roman" w:eastAsia="Times New Roman" w:hAnsi="Times New Roman" w:cs="Times New Roman"/>
          <w:sz w:val="24"/>
          <w:szCs w:val="24"/>
        </w:rPr>
      </w:pPr>
    </w:p>
    <w:p w14:paraId="50AF341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D'Amelio, S., Mucha, J., Mackereth, R., &amp; Wilson, C. C. (2008). Tracking coaster brook trout to their sources: combining telemetry and genetic profiles to determine source populations. </w:t>
      </w:r>
      <w:r>
        <w:rPr>
          <w:rFonts w:ascii="Times New Roman" w:eastAsia="Times New Roman" w:hAnsi="Times New Roman" w:cs="Times New Roman"/>
          <w:i/>
          <w:sz w:val="24"/>
          <w:szCs w:val="24"/>
        </w:rPr>
        <w:t>North American Journal of Fisheries Management</w:t>
      </w:r>
      <w:r>
        <w:rPr>
          <w:rFonts w:ascii="Times New Roman" w:eastAsia="Times New Roman" w:hAnsi="Times New Roman" w:cs="Times New Roman"/>
          <w:sz w:val="24"/>
          <w:szCs w:val="24"/>
        </w:rPr>
        <w:t>, 28, 1343-1349.</w:t>
      </w:r>
    </w:p>
    <w:p w14:paraId="6C6D95BF" w14:textId="77777777" w:rsidR="00523288" w:rsidRDefault="00523288">
      <w:pPr>
        <w:spacing w:line="480" w:lineRule="auto"/>
        <w:rPr>
          <w:rFonts w:ascii="Times New Roman" w:eastAsia="Times New Roman" w:hAnsi="Times New Roman" w:cs="Times New Roman"/>
          <w:sz w:val="24"/>
          <w:szCs w:val="24"/>
        </w:rPr>
      </w:pPr>
    </w:p>
    <w:p w14:paraId="4316B26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Mendoza, G., Kaivosoja, R., Grönroos, M., Hjort, J., Ilmonen, J., Kärnä, O. M., Paasivirta, L., Tokola, L., &amp; Heino, J. (2018). Highly variable species distribution models in a subarctic stream metacommunity: Patterns, mechanisms and implications.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33-47.</w:t>
      </w:r>
    </w:p>
    <w:p w14:paraId="58C7EB1E" w14:textId="77777777" w:rsidR="00523288" w:rsidRDefault="00523288">
      <w:pPr>
        <w:spacing w:line="480" w:lineRule="auto"/>
        <w:rPr>
          <w:rFonts w:ascii="Times New Roman" w:eastAsia="Times New Roman" w:hAnsi="Times New Roman" w:cs="Times New Roman"/>
          <w:sz w:val="24"/>
          <w:szCs w:val="24"/>
        </w:rPr>
      </w:pPr>
    </w:p>
    <w:p w14:paraId="0893D0D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Dilts, T. E., Weisberg, P. J., Leitner, P., Matocq, M. D., Inman, R. D., Nussear, K. E., &amp; Esque, T. C. (2016). Multiscale connectivity and graph theory highlight critical areas for conservation under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26, 1223-1237.</w:t>
      </w:r>
    </w:p>
    <w:p w14:paraId="29BF9402" w14:textId="77777777" w:rsidR="00523288" w:rsidRDefault="00523288">
      <w:pPr>
        <w:spacing w:line="480" w:lineRule="auto"/>
        <w:rPr>
          <w:rFonts w:ascii="Times New Roman" w:eastAsia="Times New Roman" w:hAnsi="Times New Roman" w:cs="Times New Roman"/>
          <w:sz w:val="24"/>
          <w:szCs w:val="24"/>
        </w:rPr>
      </w:pPr>
    </w:p>
    <w:p w14:paraId="359DEAA4"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Dinmo, A. (2018). paran: Horn’s test of principal components/factors. </w:t>
      </w:r>
      <w:r w:rsidRPr="005D42A8">
        <w:rPr>
          <w:rFonts w:ascii="Times New Roman" w:eastAsia="Times New Roman" w:hAnsi="Times New Roman" w:cs="Times New Roman"/>
          <w:sz w:val="24"/>
          <w:szCs w:val="24"/>
        </w:rPr>
        <w:t xml:space="preserve">R package version 1.5.2. </w:t>
      </w:r>
      <w:hyperlink r:id="rId13">
        <w:r w:rsidRPr="005D42A8">
          <w:rPr>
            <w:rFonts w:ascii="Times New Roman" w:eastAsia="Times New Roman" w:hAnsi="Times New Roman" w:cs="Times New Roman"/>
            <w:color w:val="1155CC"/>
            <w:sz w:val="24"/>
            <w:szCs w:val="24"/>
            <w:u w:val="single"/>
          </w:rPr>
          <w:t>https://CRAN.R-project.org/package=paran</w:t>
        </w:r>
      </w:hyperlink>
      <w:r w:rsidRPr="005D42A8">
        <w:rPr>
          <w:rFonts w:ascii="Times New Roman" w:eastAsia="Times New Roman" w:hAnsi="Times New Roman" w:cs="Times New Roman"/>
          <w:sz w:val="24"/>
          <w:szCs w:val="24"/>
        </w:rPr>
        <w:t xml:space="preserve">.    </w:t>
      </w:r>
    </w:p>
    <w:p w14:paraId="063F6E39" w14:textId="77777777" w:rsidR="00523288" w:rsidRPr="005D42A8" w:rsidRDefault="00523288">
      <w:pPr>
        <w:spacing w:line="480" w:lineRule="auto"/>
        <w:rPr>
          <w:rFonts w:ascii="Times New Roman" w:eastAsia="Times New Roman" w:hAnsi="Times New Roman" w:cs="Times New Roman"/>
          <w:sz w:val="24"/>
          <w:szCs w:val="24"/>
        </w:rPr>
      </w:pPr>
    </w:p>
    <w:p w14:paraId="4A742F9D"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Dudgeon, D., Arthington, A. H., Gessner, M. O., Kawabata, Z. I., Knowler, D. J., Lévêque, C., Naiman, R. J., Prieur-Richard, A., Soto, D., Stiassny, M. L., &amp; Sullivan, C. A. (2006). </w:t>
      </w:r>
      <w:r>
        <w:rPr>
          <w:rFonts w:ascii="Times New Roman" w:eastAsia="Times New Roman" w:hAnsi="Times New Roman" w:cs="Times New Roman"/>
          <w:sz w:val="24"/>
          <w:szCs w:val="24"/>
        </w:rPr>
        <w:t xml:space="preserve">Freshwater biodiversity: importance, threats, status and conservation challenges. </w:t>
      </w:r>
      <w:r>
        <w:rPr>
          <w:rFonts w:ascii="Times New Roman" w:eastAsia="Times New Roman" w:hAnsi="Times New Roman" w:cs="Times New Roman"/>
          <w:i/>
          <w:sz w:val="24"/>
          <w:szCs w:val="24"/>
        </w:rPr>
        <w:t>Biological Reviews</w:t>
      </w:r>
      <w:r>
        <w:rPr>
          <w:rFonts w:ascii="Times New Roman" w:eastAsia="Times New Roman" w:hAnsi="Times New Roman" w:cs="Times New Roman"/>
          <w:sz w:val="24"/>
          <w:szCs w:val="24"/>
        </w:rPr>
        <w:t>, 81, 163-182.</w:t>
      </w:r>
    </w:p>
    <w:p w14:paraId="665368A2" w14:textId="77777777" w:rsidR="00523288" w:rsidRDefault="00523288">
      <w:pPr>
        <w:spacing w:line="480" w:lineRule="auto"/>
        <w:rPr>
          <w:rFonts w:ascii="Times New Roman" w:eastAsia="Times New Roman" w:hAnsi="Times New Roman" w:cs="Times New Roman"/>
          <w:sz w:val="24"/>
          <w:szCs w:val="24"/>
        </w:rPr>
      </w:pPr>
    </w:p>
    <w:p w14:paraId="28E1FD73"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Ebersole, J. L., Quiñones, R. M., Clements, S., &amp; Letcher, B. H. (2020). </w:t>
      </w:r>
      <w:r>
        <w:rPr>
          <w:rFonts w:ascii="Times New Roman" w:eastAsia="Times New Roman" w:hAnsi="Times New Roman" w:cs="Times New Roman"/>
          <w:sz w:val="24"/>
          <w:szCs w:val="24"/>
        </w:rPr>
        <w:t xml:space="preserve">Managing climate refugia for freshwater fishes under an expanding human footprint.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18, 271-280.</w:t>
      </w:r>
    </w:p>
    <w:p w14:paraId="00C4DC27" w14:textId="77777777" w:rsidR="00523288" w:rsidRDefault="00523288">
      <w:pPr>
        <w:spacing w:line="480" w:lineRule="auto"/>
        <w:rPr>
          <w:rFonts w:ascii="Times New Roman" w:eastAsia="Times New Roman" w:hAnsi="Times New Roman" w:cs="Times New Roman"/>
          <w:sz w:val="24"/>
          <w:szCs w:val="24"/>
        </w:rPr>
      </w:pPr>
    </w:p>
    <w:p w14:paraId="1B3E809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Erős, T., &amp; Lowe, W. H. (2019). The landscape ecology of rivers: from patch-based to spatial network analyses.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103-112.</w:t>
      </w:r>
    </w:p>
    <w:p w14:paraId="47D6D739" w14:textId="77777777" w:rsidR="00523288" w:rsidRDefault="00523288">
      <w:pPr>
        <w:spacing w:line="480" w:lineRule="auto"/>
        <w:rPr>
          <w:rFonts w:ascii="Times New Roman" w:eastAsia="Times New Roman" w:hAnsi="Times New Roman" w:cs="Times New Roman"/>
          <w:sz w:val="24"/>
          <w:szCs w:val="24"/>
        </w:rPr>
      </w:pPr>
    </w:p>
    <w:p w14:paraId="180B92E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Erős, T., Olden, J. D., Schick, R. S., Schmera, D., &amp; Fortin, M. J. (2012). Characterizing connectivity relationships in freshwaters using patch-based graphs.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27, 303-317.</w:t>
      </w:r>
    </w:p>
    <w:p w14:paraId="0F0FFE11" w14:textId="77777777" w:rsidR="00523288" w:rsidRDefault="00523288">
      <w:pPr>
        <w:spacing w:line="480" w:lineRule="auto"/>
        <w:rPr>
          <w:rFonts w:ascii="Times New Roman" w:eastAsia="Times New Roman" w:hAnsi="Times New Roman" w:cs="Times New Roman"/>
          <w:sz w:val="24"/>
          <w:szCs w:val="24"/>
        </w:rPr>
      </w:pPr>
    </w:p>
    <w:p w14:paraId="73928A9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Erős, T., Schmera, D., &amp; Schick, R. S. (2011). Network thinking in riverscape conservation–a graph-based approach.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144, 184-192.</w:t>
      </w:r>
    </w:p>
    <w:p w14:paraId="57DBE0CE" w14:textId="77777777" w:rsidR="00523288" w:rsidRDefault="00523288">
      <w:pPr>
        <w:spacing w:line="480" w:lineRule="auto"/>
        <w:rPr>
          <w:rFonts w:ascii="Times New Roman" w:eastAsia="Times New Roman" w:hAnsi="Times New Roman" w:cs="Times New Roman"/>
          <w:sz w:val="24"/>
          <w:szCs w:val="24"/>
        </w:rPr>
      </w:pPr>
    </w:p>
    <w:p w14:paraId="294C14C8" w14:textId="77777777" w:rsidR="00523288" w:rsidRDefault="00925D81" w:rsidP="00545CD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Estrada, E., &amp; Bodin, Ö. (2008). Using network centrality measures to manage landscape connectivity.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18, 1810-1825.</w:t>
      </w:r>
    </w:p>
    <w:p w14:paraId="66C5FD3E" w14:textId="50C54109" w:rsidR="00523288" w:rsidRDefault="00523288" w:rsidP="00545CD1">
      <w:pPr>
        <w:spacing w:line="480" w:lineRule="auto"/>
        <w:rPr>
          <w:ins w:id="303" w:author="immccull@gmail.com" w:date="2022-07-26T11:59:00Z"/>
          <w:rFonts w:ascii="Times New Roman" w:eastAsia="Times New Roman" w:hAnsi="Times New Roman" w:cs="Times New Roman"/>
          <w:sz w:val="24"/>
          <w:szCs w:val="24"/>
        </w:rPr>
      </w:pPr>
    </w:p>
    <w:p w14:paraId="1E3D1197" w14:textId="4187AD1A" w:rsidR="00545CD1" w:rsidRPr="00545CD1" w:rsidRDefault="00545CD1">
      <w:pPr>
        <w:spacing w:line="480" w:lineRule="auto"/>
        <w:rPr>
          <w:ins w:id="304" w:author="immccull@gmail.com" w:date="2022-07-26T12:00:00Z"/>
          <w:rFonts w:ascii="Times New Roman" w:eastAsia="Times New Roman" w:hAnsi="Times New Roman" w:cs="Times New Roman"/>
          <w:sz w:val="24"/>
          <w:szCs w:val="24"/>
          <w:lang w:val="en-US"/>
        </w:rPr>
        <w:pPrChange w:id="305" w:author="immccull@gmail.com" w:date="2022-07-26T12:00:00Z">
          <w:pPr>
            <w:spacing w:line="240" w:lineRule="auto"/>
          </w:pPr>
        </w:pPrChange>
      </w:pPr>
      <w:ins w:id="306" w:author="immccull@gmail.com" w:date="2022-07-26T12:00:00Z">
        <w:r w:rsidRPr="00545CD1">
          <w:rPr>
            <w:rFonts w:ascii="Times New Roman" w:eastAsia="Times New Roman" w:hAnsi="Times New Roman" w:cs="Times New Roman"/>
            <w:sz w:val="24"/>
            <w:szCs w:val="24"/>
            <w:lang w:val="en-US"/>
          </w:rPr>
          <w:t>Fencl, J. S., Mather, M. E., Smith, J. M., &amp; Hitchman, S. M. (2017). The blind men and the elephant examine biodiversity at low</w:t>
        </w:r>
        <w:r w:rsidRPr="00545CD1">
          <w:rPr>
            <w:rFonts w:ascii="Cambria Math" w:eastAsia="Times New Roman" w:hAnsi="Cambria Math" w:cs="Cambria Math"/>
            <w:sz w:val="24"/>
            <w:szCs w:val="24"/>
            <w:lang w:val="en-US"/>
          </w:rPr>
          <w:t>‐</w:t>
        </w:r>
        <w:r w:rsidRPr="00545CD1">
          <w:rPr>
            <w:rFonts w:ascii="Times New Roman" w:eastAsia="Times New Roman" w:hAnsi="Times New Roman" w:cs="Times New Roman"/>
            <w:sz w:val="24"/>
            <w:szCs w:val="24"/>
            <w:lang w:val="en-US"/>
          </w:rPr>
          <w:t xml:space="preserve">head dams: Are we all dealing with the same dam reality?. </w:t>
        </w:r>
        <w:r w:rsidRPr="00545CD1">
          <w:rPr>
            <w:rFonts w:ascii="Times New Roman" w:eastAsia="Times New Roman" w:hAnsi="Times New Roman" w:cs="Times New Roman"/>
            <w:i/>
            <w:iCs/>
            <w:sz w:val="24"/>
            <w:szCs w:val="24"/>
            <w:lang w:val="en-US"/>
          </w:rPr>
          <w:t>Ecosphere</w:t>
        </w:r>
        <w:r w:rsidRPr="00545CD1">
          <w:rPr>
            <w:rFonts w:ascii="Times New Roman" w:eastAsia="Times New Roman" w:hAnsi="Times New Roman" w:cs="Times New Roman"/>
            <w:sz w:val="24"/>
            <w:szCs w:val="24"/>
            <w:lang w:val="en-US"/>
          </w:rPr>
          <w:t xml:space="preserve">, </w:t>
        </w:r>
        <w:r w:rsidRPr="00545CD1">
          <w:rPr>
            <w:rFonts w:ascii="Times New Roman" w:eastAsia="Times New Roman" w:hAnsi="Times New Roman" w:cs="Times New Roman"/>
            <w:sz w:val="24"/>
            <w:szCs w:val="24"/>
            <w:lang w:val="en-US"/>
            <w:rPrChange w:id="307" w:author="immccull@gmail.com" w:date="2022-07-26T12:00:00Z">
              <w:rPr>
                <w:rFonts w:ascii="Times New Roman" w:eastAsia="Times New Roman" w:hAnsi="Times New Roman" w:cs="Times New Roman"/>
                <w:i/>
                <w:iCs/>
                <w:sz w:val="24"/>
                <w:szCs w:val="24"/>
                <w:lang w:val="en-US"/>
              </w:rPr>
            </w:rPrChange>
          </w:rPr>
          <w:t>8</w:t>
        </w:r>
        <w:r w:rsidRPr="00545CD1">
          <w:rPr>
            <w:rFonts w:ascii="Times New Roman" w:eastAsia="Times New Roman" w:hAnsi="Times New Roman" w:cs="Times New Roman"/>
            <w:sz w:val="24"/>
            <w:szCs w:val="24"/>
            <w:lang w:val="en-US"/>
          </w:rPr>
          <w:t>, e01973.</w:t>
        </w:r>
      </w:ins>
    </w:p>
    <w:p w14:paraId="3A5CC92E" w14:textId="77777777" w:rsidR="00545CD1" w:rsidRDefault="00545CD1" w:rsidP="00545CD1">
      <w:pPr>
        <w:spacing w:line="480" w:lineRule="auto"/>
        <w:rPr>
          <w:rFonts w:ascii="Times New Roman" w:eastAsia="Times New Roman" w:hAnsi="Times New Roman" w:cs="Times New Roman"/>
          <w:sz w:val="24"/>
          <w:szCs w:val="24"/>
        </w:rPr>
      </w:pPr>
    </w:p>
    <w:p w14:paraId="54912364" w14:textId="77777777" w:rsidR="00523288" w:rsidRDefault="00925D81" w:rsidP="00545CD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Fergus, C. E., Lapierre, J. F., Oliver, S. K., Skaff, N. K., Cheruvelil, K. S., Webster, K., Scott, C. &amp; Soranno, P. (2017). The freshwater landscape: lake, wetland, and stream abundance and connectivity at macroscales. </w:t>
      </w:r>
      <w:r>
        <w:rPr>
          <w:rFonts w:ascii="Times New Roman" w:eastAsia="Times New Roman" w:hAnsi="Times New Roman" w:cs="Times New Roman"/>
          <w:i/>
          <w:sz w:val="24"/>
          <w:szCs w:val="24"/>
        </w:rPr>
        <w:t>Ecosphere</w:t>
      </w:r>
      <w:r>
        <w:rPr>
          <w:rFonts w:ascii="Times New Roman" w:eastAsia="Times New Roman" w:hAnsi="Times New Roman" w:cs="Times New Roman"/>
          <w:sz w:val="24"/>
          <w:szCs w:val="24"/>
        </w:rPr>
        <w:t>, 8, e01911.</w:t>
      </w:r>
    </w:p>
    <w:p w14:paraId="5F07946F" w14:textId="77777777" w:rsidR="00523288" w:rsidRDefault="00523288">
      <w:pPr>
        <w:spacing w:line="480" w:lineRule="auto"/>
        <w:rPr>
          <w:rFonts w:ascii="Times New Roman" w:eastAsia="Times New Roman" w:hAnsi="Times New Roman" w:cs="Times New Roman"/>
          <w:sz w:val="24"/>
          <w:szCs w:val="24"/>
        </w:rPr>
      </w:pPr>
    </w:p>
    <w:p w14:paraId="40D64FC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Fischer, J., &amp; Lindenmayer, D. B. (2007). Landscape modification and habitat fragmentation: a synthesis.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16, 265-280.</w:t>
      </w:r>
    </w:p>
    <w:p w14:paraId="78BE4207" w14:textId="77777777" w:rsidR="00523288" w:rsidRDefault="00523288">
      <w:pPr>
        <w:spacing w:line="480" w:lineRule="auto"/>
        <w:rPr>
          <w:rFonts w:ascii="Times New Roman" w:eastAsia="Times New Roman" w:hAnsi="Times New Roman" w:cs="Times New Roman"/>
          <w:sz w:val="24"/>
          <w:szCs w:val="24"/>
        </w:rPr>
      </w:pPr>
    </w:p>
    <w:p w14:paraId="35F7F91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Gardner, J. R., Pavelsky, T. M., &amp; Doyle, M. W. (2019). The abundance, size, and spacing of lakes and reservoirs connected to river networks. </w:t>
      </w:r>
      <w:r>
        <w:rPr>
          <w:rFonts w:ascii="Times New Roman" w:eastAsia="Times New Roman" w:hAnsi="Times New Roman" w:cs="Times New Roman"/>
          <w:i/>
          <w:sz w:val="24"/>
          <w:szCs w:val="24"/>
        </w:rPr>
        <w:t>Geophysical Research Letters</w:t>
      </w:r>
      <w:r>
        <w:rPr>
          <w:rFonts w:ascii="Times New Roman" w:eastAsia="Times New Roman" w:hAnsi="Times New Roman" w:cs="Times New Roman"/>
          <w:sz w:val="24"/>
          <w:szCs w:val="24"/>
        </w:rPr>
        <w:t>, 46, 2592-2601.</w:t>
      </w:r>
    </w:p>
    <w:p w14:paraId="051C76AD" w14:textId="77777777" w:rsidR="00523288" w:rsidRDefault="00523288">
      <w:pPr>
        <w:spacing w:line="480" w:lineRule="auto"/>
        <w:rPr>
          <w:rFonts w:ascii="Times New Roman" w:eastAsia="Times New Roman" w:hAnsi="Times New Roman" w:cs="Times New Roman"/>
          <w:sz w:val="24"/>
          <w:szCs w:val="24"/>
        </w:rPr>
      </w:pPr>
    </w:p>
    <w:p w14:paraId="3001739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Hall, C. J., Jordaan, A., &amp; Frisk, M. G. (2011). The historic influence of dams on diadromous fish habitat with a focus on river herring and hydrologic longitudinal connectivity.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26, 95-107.</w:t>
      </w:r>
    </w:p>
    <w:p w14:paraId="42BCFA51" w14:textId="77777777" w:rsidR="00523288" w:rsidRDefault="00523288">
      <w:pPr>
        <w:spacing w:line="480" w:lineRule="auto"/>
        <w:rPr>
          <w:rFonts w:ascii="Times New Roman" w:eastAsia="Times New Roman" w:hAnsi="Times New Roman" w:cs="Times New Roman"/>
          <w:sz w:val="24"/>
          <w:szCs w:val="24"/>
        </w:rPr>
      </w:pPr>
    </w:p>
    <w:p w14:paraId="66DBDCA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Harper, M., Mejbel, H. S., Longert, D., Abell, R., Beard, T. D., Bennett, J. R., Carlsen, S. M., Darwall, W., Dell, A., Domisch, S., Dudgeon, D., Freyhof, J., Harrison, I., Hughes, K., Jahnig, </w:t>
      </w:r>
      <w:r>
        <w:rPr>
          <w:rFonts w:ascii="Times New Roman" w:eastAsia="Times New Roman" w:hAnsi="Times New Roman" w:cs="Times New Roman"/>
          <w:sz w:val="24"/>
          <w:szCs w:val="24"/>
        </w:rPr>
        <w:lastRenderedPageBreak/>
        <w:t>S., Jeschke, J. M., Lansdown, R., Lintermans, M., Lynch, A., Meredith, H. M. R., Molur, S., Olden, J. D., Ormerod, S. J., Patricio, H., Reid, A. J., Schmidt-Kloiber, A., Thieme, M., Tickner, D., Turak, E., Weyl, O. L. F., &amp; Cooke, S. J. (2021). Twenty‐five essential research questions to inform the protection and restoration of freshwater biodiversity. Aquatic Conservation: Marine and Freshwater Ecosystems, 31(9), 2632-2653.</w:t>
      </w:r>
    </w:p>
    <w:p w14:paraId="1BADBE3A" w14:textId="77777777" w:rsidR="00523288" w:rsidRDefault="00523288">
      <w:pPr>
        <w:spacing w:line="480" w:lineRule="auto"/>
        <w:rPr>
          <w:rFonts w:ascii="Times New Roman" w:eastAsia="Times New Roman" w:hAnsi="Times New Roman" w:cs="Times New Roman"/>
          <w:sz w:val="24"/>
          <w:szCs w:val="24"/>
        </w:rPr>
      </w:pPr>
    </w:p>
    <w:p w14:paraId="736787B1" w14:textId="7C16B88D"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Harvey, J. W., &amp; Schmadel, N. M. (2021). The river </w:t>
      </w:r>
      <w:r w:rsidR="00D32FF6">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orridor’s evolving connectivity of lotic and lentic waters. </w:t>
      </w:r>
      <w:r>
        <w:rPr>
          <w:rFonts w:ascii="Times New Roman" w:eastAsia="Times New Roman" w:hAnsi="Times New Roman" w:cs="Times New Roman"/>
          <w:i/>
          <w:sz w:val="24"/>
          <w:szCs w:val="24"/>
        </w:rPr>
        <w:t>Linking Hydrological and Biogeochemical Processes in Riparian Corridors</w:t>
      </w:r>
      <w:r>
        <w:rPr>
          <w:rFonts w:ascii="Times New Roman" w:eastAsia="Times New Roman" w:hAnsi="Times New Roman" w:cs="Times New Roman"/>
          <w:sz w:val="24"/>
          <w:szCs w:val="24"/>
        </w:rPr>
        <w:t>.</w:t>
      </w:r>
    </w:p>
    <w:p w14:paraId="65CD7C39" w14:textId="77777777" w:rsidR="00523288" w:rsidRDefault="00523288">
      <w:pPr>
        <w:spacing w:line="480" w:lineRule="auto"/>
        <w:rPr>
          <w:rFonts w:ascii="Times New Roman" w:eastAsia="Times New Roman" w:hAnsi="Times New Roman" w:cs="Times New Roman"/>
          <w:sz w:val="24"/>
          <w:szCs w:val="24"/>
        </w:rPr>
      </w:pPr>
    </w:p>
    <w:p w14:paraId="1723785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Heim, K. C., Arp, C. D., Whitman, M. S., &amp; Wipfli, M. S. (2019). The complementary role of lentic and lotic habitats for Arctic grayling in a complex stream‐lake network in Arctic Alaska. </w:t>
      </w:r>
      <w:r>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28, 209-221.</w:t>
      </w:r>
    </w:p>
    <w:p w14:paraId="46CC6F15" w14:textId="77777777" w:rsidR="00523288" w:rsidRDefault="00523288">
      <w:pPr>
        <w:spacing w:line="480" w:lineRule="auto"/>
        <w:rPr>
          <w:rFonts w:ascii="Times New Roman" w:eastAsia="Times New Roman" w:hAnsi="Times New Roman" w:cs="Times New Roman"/>
          <w:sz w:val="24"/>
          <w:szCs w:val="24"/>
        </w:rPr>
      </w:pPr>
    </w:p>
    <w:p w14:paraId="2BCE4B6D" w14:textId="77777777" w:rsidR="00523288" w:rsidRDefault="00925D81" w:rsidP="000E0D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Heller, N. E., &amp; Zavaleta, E. S. (2009). Biodiversity management in the face of climate change: a review of 22 years of recommendations.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142, 14-32.</w:t>
      </w:r>
    </w:p>
    <w:p w14:paraId="2430636D" w14:textId="5F49C9B4" w:rsidR="00523288" w:rsidRDefault="00523288" w:rsidP="000E0D3D">
      <w:pPr>
        <w:spacing w:line="480" w:lineRule="auto"/>
        <w:rPr>
          <w:ins w:id="308" w:author="immccull@gmail.com" w:date="2022-07-26T12:04:00Z"/>
          <w:rFonts w:ascii="Times New Roman" w:eastAsia="Times New Roman" w:hAnsi="Times New Roman" w:cs="Times New Roman"/>
          <w:sz w:val="24"/>
          <w:szCs w:val="24"/>
        </w:rPr>
      </w:pPr>
    </w:p>
    <w:p w14:paraId="09925DEE" w14:textId="61718D02" w:rsidR="000E0D3D" w:rsidRPr="000E0D3D" w:rsidRDefault="000E0D3D">
      <w:pPr>
        <w:spacing w:line="480" w:lineRule="auto"/>
        <w:rPr>
          <w:ins w:id="309" w:author="immccull@gmail.com" w:date="2022-07-26T12:04:00Z"/>
          <w:rFonts w:ascii="Times New Roman" w:eastAsia="Times New Roman" w:hAnsi="Times New Roman" w:cs="Times New Roman"/>
          <w:sz w:val="24"/>
          <w:szCs w:val="24"/>
          <w:lang w:val="en-US"/>
        </w:rPr>
        <w:pPrChange w:id="310" w:author="immccull@gmail.com" w:date="2022-07-26T12:05:00Z">
          <w:pPr>
            <w:spacing w:line="240" w:lineRule="auto"/>
          </w:pPr>
        </w:pPrChange>
      </w:pPr>
      <w:ins w:id="311" w:author="immccull@gmail.com" w:date="2022-07-26T12:04:00Z">
        <w:r w:rsidRPr="000E0D3D">
          <w:rPr>
            <w:rFonts w:ascii="Times New Roman" w:eastAsia="Times New Roman" w:hAnsi="Times New Roman" w:cs="Times New Roman"/>
            <w:sz w:val="24"/>
            <w:szCs w:val="24"/>
            <w:lang w:val="en-US"/>
          </w:rPr>
          <w:t xml:space="preserve">Helms, B. S., Werneke, D. C., Gangloff, M. M., Hartfield, E. E., &amp; Feminella, J. W. (2011). The influence of low-head dams on fish assemblages in streams across Alabama. </w:t>
        </w:r>
        <w:r w:rsidRPr="000E0D3D">
          <w:rPr>
            <w:rFonts w:ascii="Times New Roman" w:eastAsia="Times New Roman" w:hAnsi="Times New Roman" w:cs="Times New Roman"/>
            <w:i/>
            <w:iCs/>
            <w:sz w:val="24"/>
            <w:szCs w:val="24"/>
            <w:lang w:val="en-US"/>
          </w:rPr>
          <w:t>Journal of the North American Benthological Society</w:t>
        </w:r>
        <w:r w:rsidRPr="000E0D3D">
          <w:rPr>
            <w:rFonts w:ascii="Times New Roman" w:eastAsia="Times New Roman" w:hAnsi="Times New Roman" w:cs="Times New Roman"/>
            <w:sz w:val="24"/>
            <w:szCs w:val="24"/>
            <w:lang w:val="en-US"/>
          </w:rPr>
          <w:t xml:space="preserve">, </w:t>
        </w:r>
        <w:r w:rsidRPr="000E0D3D">
          <w:rPr>
            <w:rFonts w:ascii="Times New Roman" w:eastAsia="Times New Roman" w:hAnsi="Times New Roman" w:cs="Times New Roman"/>
            <w:sz w:val="24"/>
            <w:szCs w:val="24"/>
            <w:lang w:val="en-US"/>
            <w:rPrChange w:id="312" w:author="immccull@gmail.com" w:date="2022-07-26T12:05:00Z">
              <w:rPr>
                <w:rFonts w:ascii="Times New Roman" w:eastAsia="Times New Roman" w:hAnsi="Times New Roman" w:cs="Times New Roman"/>
                <w:i/>
                <w:iCs/>
                <w:sz w:val="24"/>
                <w:szCs w:val="24"/>
                <w:lang w:val="en-US"/>
              </w:rPr>
            </w:rPrChange>
          </w:rPr>
          <w:t>30</w:t>
        </w:r>
        <w:r w:rsidRPr="000E0D3D">
          <w:rPr>
            <w:rFonts w:ascii="Times New Roman" w:eastAsia="Times New Roman" w:hAnsi="Times New Roman" w:cs="Times New Roman"/>
            <w:sz w:val="24"/>
            <w:szCs w:val="24"/>
            <w:lang w:val="en-US"/>
          </w:rPr>
          <w:t>, 1095-1106.</w:t>
        </w:r>
      </w:ins>
    </w:p>
    <w:p w14:paraId="2CCBEFD5" w14:textId="77777777" w:rsidR="000E0D3D" w:rsidRDefault="000E0D3D" w:rsidP="000E0D3D">
      <w:pPr>
        <w:spacing w:line="480" w:lineRule="auto"/>
        <w:rPr>
          <w:rFonts w:ascii="Times New Roman" w:eastAsia="Times New Roman" w:hAnsi="Times New Roman" w:cs="Times New Roman"/>
          <w:sz w:val="24"/>
          <w:szCs w:val="24"/>
        </w:rPr>
      </w:pPr>
    </w:p>
    <w:p w14:paraId="6F63035E" w14:textId="005B1D48" w:rsidR="00523288" w:rsidRDefault="00925D81" w:rsidP="000E0D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Herlihy, A. T., Paulsen, S. G., Sickle, J. V., Stoddard, J. L., Hawkins, C. P., &amp; Yuan, L. L. (2008). Striving for consistency in a national assessment: the challenges of applying a reference-</w:t>
      </w:r>
      <w:r>
        <w:rPr>
          <w:rFonts w:ascii="Times New Roman" w:eastAsia="Times New Roman" w:hAnsi="Times New Roman" w:cs="Times New Roman"/>
          <w:sz w:val="24"/>
          <w:szCs w:val="24"/>
        </w:rPr>
        <w:lastRenderedPageBreak/>
        <w:t xml:space="preserve">condition approach at a continental scale. </w:t>
      </w:r>
      <w:r>
        <w:rPr>
          <w:rFonts w:ascii="Times New Roman" w:eastAsia="Times New Roman" w:hAnsi="Times New Roman" w:cs="Times New Roman"/>
          <w:i/>
          <w:sz w:val="24"/>
          <w:szCs w:val="24"/>
        </w:rPr>
        <w:t>Journal of the North American Benthological Society</w:t>
      </w:r>
      <w:r>
        <w:rPr>
          <w:rFonts w:ascii="Times New Roman" w:eastAsia="Times New Roman" w:hAnsi="Times New Roman" w:cs="Times New Roman"/>
          <w:sz w:val="24"/>
          <w:szCs w:val="24"/>
        </w:rPr>
        <w:t>, 27, 860-877.</w:t>
      </w:r>
      <w:ins w:id="313" w:author="immccull@gmail.com" w:date="2022-07-27T11:46:00Z">
        <w:r w:rsidR="00F905D3">
          <w:rPr>
            <w:rFonts w:ascii="Times New Roman" w:eastAsia="Times New Roman" w:hAnsi="Times New Roman" w:cs="Times New Roman"/>
            <w:sz w:val="24"/>
            <w:szCs w:val="24"/>
          </w:rPr>
          <w:t xml:space="preserve"> </w:t>
        </w:r>
        <w:r w:rsidR="00F905D3" w:rsidRPr="00F905D3">
          <w:rPr>
            <w:rFonts w:ascii="Times New Roman" w:hAnsi="Times New Roman" w:cs="Times New Roman"/>
            <w:sz w:val="24"/>
            <w:szCs w:val="24"/>
            <w:rPrChange w:id="314" w:author="immccull@gmail.com" w:date="2022-07-27T11:46:00Z">
              <w:rPr/>
            </w:rPrChange>
          </w:rPr>
          <w:fldChar w:fldCharType="begin"/>
        </w:r>
        <w:r w:rsidR="00F905D3" w:rsidRPr="00F905D3">
          <w:rPr>
            <w:rFonts w:ascii="Times New Roman" w:hAnsi="Times New Roman" w:cs="Times New Roman"/>
            <w:sz w:val="24"/>
            <w:szCs w:val="24"/>
            <w:rPrChange w:id="315" w:author="immccull@gmail.com" w:date="2022-07-27T11:46:00Z">
              <w:rPr/>
            </w:rPrChange>
          </w:rPr>
          <w:instrText xml:space="preserve"> HYPERLINK "https://doi.org/10.1899/08-081.1" </w:instrText>
        </w:r>
        <w:r w:rsidR="00F905D3" w:rsidRPr="00F905D3">
          <w:rPr>
            <w:rFonts w:ascii="Times New Roman" w:hAnsi="Times New Roman" w:cs="Times New Roman"/>
            <w:sz w:val="24"/>
            <w:szCs w:val="24"/>
            <w:rPrChange w:id="316" w:author="immccull@gmail.com" w:date="2022-07-27T11:46:00Z">
              <w:rPr/>
            </w:rPrChange>
          </w:rPr>
          <w:fldChar w:fldCharType="separate"/>
        </w:r>
        <w:r w:rsidR="00F905D3" w:rsidRPr="00F905D3">
          <w:rPr>
            <w:rStyle w:val="Hyperlink"/>
            <w:rFonts w:ascii="Times New Roman" w:hAnsi="Times New Roman" w:cs="Times New Roman"/>
            <w:sz w:val="24"/>
            <w:szCs w:val="24"/>
            <w:rPrChange w:id="317" w:author="immccull@gmail.com" w:date="2022-07-27T11:46:00Z">
              <w:rPr>
                <w:rStyle w:val="Hyperlink"/>
              </w:rPr>
            </w:rPrChange>
          </w:rPr>
          <w:t>https://doi.org/10.1899/08-081.1</w:t>
        </w:r>
        <w:r w:rsidR="00F905D3" w:rsidRPr="00F905D3">
          <w:rPr>
            <w:rFonts w:ascii="Times New Roman" w:hAnsi="Times New Roman" w:cs="Times New Roman"/>
            <w:sz w:val="24"/>
            <w:szCs w:val="24"/>
            <w:rPrChange w:id="318" w:author="immccull@gmail.com" w:date="2022-07-27T11:46:00Z">
              <w:rPr/>
            </w:rPrChange>
          </w:rPr>
          <w:fldChar w:fldCharType="end"/>
        </w:r>
        <w:r w:rsidR="00F905D3" w:rsidRPr="00F905D3">
          <w:rPr>
            <w:rFonts w:ascii="Times New Roman" w:hAnsi="Times New Roman" w:cs="Times New Roman"/>
            <w:sz w:val="24"/>
            <w:szCs w:val="24"/>
            <w:rPrChange w:id="319" w:author="immccull@gmail.com" w:date="2022-07-27T11:46:00Z">
              <w:rPr/>
            </w:rPrChange>
          </w:rPr>
          <w:t>.</w:t>
        </w:r>
      </w:ins>
    </w:p>
    <w:p w14:paraId="448524E2" w14:textId="77777777" w:rsidR="00523288" w:rsidRDefault="00523288">
      <w:pPr>
        <w:spacing w:line="480" w:lineRule="auto"/>
        <w:rPr>
          <w:rFonts w:ascii="Times New Roman" w:eastAsia="Times New Roman" w:hAnsi="Times New Roman" w:cs="Times New Roman"/>
          <w:sz w:val="24"/>
          <w:szCs w:val="24"/>
        </w:rPr>
      </w:pPr>
    </w:p>
    <w:p w14:paraId="42E4D62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Hermoso, V., Filipe, A. F., Segurado, P., &amp; Beja, P. (2018). Freshwater conservation in a fragmented world: dealing with barriers in a systematic planning framework.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28, 17-25.</w:t>
      </w:r>
    </w:p>
    <w:p w14:paraId="5FF79CA2" w14:textId="77777777" w:rsidR="00523288" w:rsidRDefault="00523288">
      <w:pPr>
        <w:spacing w:line="480" w:lineRule="auto"/>
        <w:rPr>
          <w:rFonts w:ascii="Times New Roman" w:eastAsia="Times New Roman" w:hAnsi="Times New Roman" w:cs="Times New Roman"/>
          <w:sz w:val="24"/>
          <w:szCs w:val="24"/>
        </w:rPr>
      </w:pPr>
    </w:p>
    <w:p w14:paraId="3940DB3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Jaeger, K. L., Olden, J. D., &amp; Pelland, N. A. (2014). Climate change poised to threaten hydrologic connectivity and endemic fishes in dryland streams.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111, 13894-13899.</w:t>
      </w:r>
    </w:p>
    <w:p w14:paraId="08271AE3" w14:textId="77777777" w:rsidR="00523288" w:rsidRDefault="00523288">
      <w:pPr>
        <w:spacing w:line="480" w:lineRule="auto"/>
        <w:rPr>
          <w:rFonts w:ascii="Times New Roman" w:eastAsia="Times New Roman" w:hAnsi="Times New Roman" w:cs="Times New Roman"/>
          <w:sz w:val="24"/>
          <w:szCs w:val="24"/>
        </w:rPr>
      </w:pPr>
    </w:p>
    <w:p w14:paraId="5F3F2F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Jenkins, C. N., Van Houtan, K. S., Pimm, S. L., &amp; Sexton, J. O. (2015). US protected lands mismatch biodiversity priorities.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112, 5081-5086.</w:t>
      </w:r>
    </w:p>
    <w:p w14:paraId="16134A66" w14:textId="77777777" w:rsidR="00523288" w:rsidRDefault="00523288">
      <w:pPr>
        <w:spacing w:line="480" w:lineRule="auto"/>
        <w:rPr>
          <w:rFonts w:ascii="Times New Roman" w:eastAsia="Times New Roman" w:hAnsi="Times New Roman" w:cs="Times New Roman"/>
          <w:sz w:val="24"/>
          <w:szCs w:val="24"/>
        </w:rPr>
      </w:pPr>
    </w:p>
    <w:p w14:paraId="7D19D7C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P. T., Olden, J. D., &amp; Vander Zanden, M. J. (2008). Dam invaders: impoundments facilitate biological invasions into freshwaters.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6, 357-363.</w:t>
      </w:r>
    </w:p>
    <w:p w14:paraId="637824B7" w14:textId="77777777" w:rsidR="00523288" w:rsidRDefault="00523288">
      <w:pPr>
        <w:spacing w:line="480" w:lineRule="auto"/>
        <w:rPr>
          <w:rFonts w:ascii="Times New Roman" w:eastAsia="Times New Roman" w:hAnsi="Times New Roman" w:cs="Times New Roman"/>
          <w:sz w:val="24"/>
          <w:szCs w:val="24"/>
        </w:rPr>
      </w:pPr>
    </w:p>
    <w:p w14:paraId="1325738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R. K., &amp; Almlöf, K. (2016). Adapting boreal streams to climate change: effects of riparian vegetation on water temperature and biological assemblages. </w:t>
      </w:r>
      <w:r>
        <w:rPr>
          <w:rFonts w:ascii="Times New Roman" w:eastAsia="Times New Roman" w:hAnsi="Times New Roman" w:cs="Times New Roman"/>
          <w:i/>
          <w:sz w:val="24"/>
          <w:szCs w:val="24"/>
        </w:rPr>
        <w:t>Freshwater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(3), 984-997.</w:t>
      </w:r>
    </w:p>
    <w:p w14:paraId="1ECCA202" w14:textId="77777777" w:rsidR="00523288" w:rsidRDefault="00523288">
      <w:pPr>
        <w:spacing w:line="480" w:lineRule="auto"/>
        <w:rPr>
          <w:rFonts w:ascii="Times New Roman" w:eastAsia="Times New Roman" w:hAnsi="Times New Roman" w:cs="Times New Roman"/>
          <w:sz w:val="24"/>
          <w:szCs w:val="24"/>
        </w:rPr>
      </w:pPr>
    </w:p>
    <w:p w14:paraId="2B6FFC8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Jones, N. E. (2010). Incorporating lakes within the river discontinuum: longitudinal changes in ecological characteristics in stream–lake networks.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67, 1350-1362.</w:t>
      </w:r>
    </w:p>
    <w:p w14:paraId="02375356" w14:textId="77777777" w:rsidR="00523288" w:rsidRDefault="00523288">
      <w:pPr>
        <w:spacing w:line="480" w:lineRule="auto"/>
        <w:rPr>
          <w:rFonts w:ascii="Times New Roman" w:eastAsia="Times New Roman" w:hAnsi="Times New Roman" w:cs="Times New Roman"/>
          <w:sz w:val="24"/>
          <w:szCs w:val="24"/>
        </w:rPr>
      </w:pPr>
    </w:p>
    <w:p w14:paraId="1F84B5A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Keitt, T. H., Urban, D. L., &amp; Milne, B. T. (1997). Detecting critical scales in fragmented landscapes. </w:t>
      </w:r>
      <w:r>
        <w:rPr>
          <w:rFonts w:ascii="Times New Roman" w:eastAsia="Times New Roman" w:hAnsi="Times New Roman" w:cs="Times New Roman"/>
          <w:i/>
          <w:sz w:val="24"/>
          <w:szCs w:val="24"/>
        </w:rPr>
        <w:t>Conservation Ecology</w:t>
      </w:r>
      <w:r>
        <w:rPr>
          <w:rFonts w:ascii="Times New Roman" w:eastAsia="Times New Roman" w:hAnsi="Times New Roman" w:cs="Times New Roman"/>
          <w:sz w:val="24"/>
          <w:szCs w:val="24"/>
        </w:rPr>
        <w:t>, 1.</w:t>
      </w:r>
    </w:p>
    <w:p w14:paraId="41389B7C" w14:textId="77777777" w:rsidR="00523288" w:rsidRDefault="00523288">
      <w:pPr>
        <w:spacing w:line="480" w:lineRule="auto"/>
        <w:rPr>
          <w:rFonts w:ascii="Times New Roman" w:eastAsia="Times New Roman" w:hAnsi="Times New Roman" w:cs="Times New Roman"/>
          <w:sz w:val="24"/>
          <w:szCs w:val="24"/>
        </w:rPr>
      </w:pPr>
    </w:p>
    <w:p w14:paraId="33B1C52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Bremigan, M. T., Infante, D., &amp; Cheruvelil, K. S. (2021a). Surface water connectivity affects lake and stream fish species richness and composition.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78, 433-443.</w:t>
      </w:r>
    </w:p>
    <w:p w14:paraId="45E55298" w14:textId="77777777" w:rsidR="00523288" w:rsidRDefault="00523288">
      <w:pPr>
        <w:spacing w:line="480" w:lineRule="auto"/>
        <w:rPr>
          <w:rFonts w:ascii="Times New Roman" w:eastAsia="Times New Roman" w:hAnsi="Times New Roman" w:cs="Times New Roman"/>
          <w:sz w:val="24"/>
          <w:szCs w:val="24"/>
        </w:rPr>
      </w:pPr>
    </w:p>
    <w:p w14:paraId="099E5A81" w14:textId="399C2991"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Wang, Q., Rodriguez, L.K., Haite, M., Danila, L., Pang-Ning, T., Zhou, J., &amp; Cheruvelil, K.S. (2021b). LAGOS-US NETWORKS v1.0: Data module of surface water networks characterizing connections among lakes, streams, and rivers in the conterminous U.S. Environmental Data </w:t>
      </w:r>
      <w:r w:rsidRPr="004147CB">
        <w:rPr>
          <w:rFonts w:ascii="Times New Roman" w:eastAsia="Times New Roman" w:hAnsi="Times New Roman" w:cs="Times New Roman"/>
          <w:sz w:val="24"/>
          <w:szCs w:val="24"/>
        </w:rPr>
        <w:t xml:space="preserve">Initiative. </w:t>
      </w:r>
      <w:ins w:id="320" w:author="immccull@gmail.com" w:date="2022-07-27T11:38:00Z">
        <w:r w:rsidR="004147CB" w:rsidRPr="004147CB">
          <w:rPr>
            <w:rFonts w:ascii="Times New Roman" w:hAnsi="Times New Roman" w:cs="Times New Roman"/>
            <w:sz w:val="24"/>
            <w:szCs w:val="24"/>
            <w:rPrChange w:id="321" w:author="immccull@gmail.com" w:date="2022-07-27T11:38:00Z">
              <w:rPr/>
            </w:rPrChange>
          </w:rPr>
          <w:t>https://doi.org/10.6073/pasta/98c9f11df55958065985c3e84a4fe995.</w:t>
        </w:r>
      </w:ins>
      <w:del w:id="322" w:author="immccull@gmail.com" w:date="2022-07-27T11:38:00Z">
        <w:r w:rsidDel="004147CB">
          <w:rPr>
            <w:rFonts w:ascii="Times New Roman" w:eastAsia="Times New Roman" w:hAnsi="Times New Roman" w:cs="Times New Roman"/>
            <w:sz w:val="24"/>
            <w:szCs w:val="24"/>
          </w:rPr>
          <w:delText>https://portal.edirepository.org/nis/mapbrowse?packageid=edi.879.1</w:delText>
        </w:r>
      </w:del>
      <w:r>
        <w:rPr>
          <w:rFonts w:ascii="Times New Roman" w:eastAsia="Times New Roman" w:hAnsi="Times New Roman" w:cs="Times New Roman"/>
          <w:sz w:val="24"/>
          <w:szCs w:val="24"/>
        </w:rPr>
        <w:t>. Dataset accessed 6/1/2021.</w:t>
      </w:r>
    </w:p>
    <w:p w14:paraId="1B02ACB4" w14:textId="77777777" w:rsidR="00523288" w:rsidRDefault="00523288">
      <w:pPr>
        <w:spacing w:line="480" w:lineRule="auto"/>
        <w:rPr>
          <w:rFonts w:ascii="Times New Roman" w:eastAsia="Times New Roman" w:hAnsi="Times New Roman" w:cs="Times New Roman"/>
          <w:sz w:val="24"/>
          <w:szCs w:val="24"/>
        </w:rPr>
      </w:pPr>
    </w:p>
    <w:p w14:paraId="50A844D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Wang, Q., Rodriguez, L.K., &amp; Cheruvelil, K.S. (2021c). Lake networks and connectivity metrics for the conterminous U.S. (LAGOS-US NETWORKS v1).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6, 293-307.</w:t>
      </w:r>
    </w:p>
    <w:p w14:paraId="6264CE14" w14:textId="77777777" w:rsidR="00523288" w:rsidRDefault="00523288">
      <w:pPr>
        <w:spacing w:line="480" w:lineRule="auto"/>
        <w:rPr>
          <w:rFonts w:ascii="Times New Roman" w:eastAsia="Times New Roman" w:hAnsi="Times New Roman" w:cs="Times New Roman"/>
          <w:sz w:val="24"/>
          <w:szCs w:val="24"/>
        </w:rPr>
      </w:pPr>
    </w:p>
    <w:p w14:paraId="5042D26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Krosby, M., Breckheimer, I., Pierce, D. J., Singleton, P. H., Hall, S. A., Halupka, K. C., Gaines, W. L., Long, R. A., McRae, B. H., Cosentino, B. L., &amp; Schuett-Hames, J. P. (2015). Focal species and landscape “naturalness” corridor models offer complementary approaches for connectivity conservation planning.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2121-2132.</w:t>
      </w:r>
    </w:p>
    <w:p w14:paraId="2E8E5392" w14:textId="77777777" w:rsidR="00523288" w:rsidRDefault="00523288">
      <w:pPr>
        <w:spacing w:line="480" w:lineRule="auto"/>
        <w:rPr>
          <w:rFonts w:ascii="Times New Roman" w:eastAsia="Times New Roman" w:hAnsi="Times New Roman" w:cs="Times New Roman"/>
          <w:sz w:val="24"/>
          <w:szCs w:val="24"/>
        </w:rPr>
      </w:pPr>
    </w:p>
    <w:p w14:paraId="2528CA94"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Krosby, M., Theobald, D. M., Norheim, R., &amp; McRae, B. H. (2018). Identifying riparian climate corridors to inform climate adaptation planning. </w:t>
      </w:r>
      <w:r w:rsidRPr="005D42A8">
        <w:rPr>
          <w:rFonts w:ascii="Times New Roman" w:eastAsia="Times New Roman" w:hAnsi="Times New Roman" w:cs="Times New Roman"/>
          <w:i/>
          <w:sz w:val="24"/>
          <w:szCs w:val="24"/>
        </w:rPr>
        <w:t>PLoS One</w:t>
      </w:r>
      <w:r w:rsidRPr="005D42A8">
        <w:rPr>
          <w:rFonts w:ascii="Times New Roman" w:eastAsia="Times New Roman" w:hAnsi="Times New Roman" w:cs="Times New Roman"/>
          <w:sz w:val="24"/>
          <w:szCs w:val="24"/>
        </w:rPr>
        <w:t>, 13, e0205156.</w:t>
      </w:r>
    </w:p>
    <w:p w14:paraId="28F04EA2" w14:textId="77777777" w:rsidR="00523288" w:rsidRPr="005D42A8" w:rsidRDefault="00523288">
      <w:pPr>
        <w:spacing w:line="480" w:lineRule="auto"/>
        <w:rPr>
          <w:rFonts w:ascii="Times New Roman" w:eastAsia="Times New Roman" w:hAnsi="Times New Roman" w:cs="Times New Roman"/>
          <w:sz w:val="24"/>
          <w:szCs w:val="24"/>
        </w:rPr>
      </w:pPr>
    </w:p>
    <w:p w14:paraId="26055F8A"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Kuemmerlen, M., Reichert, P., Siber, R., &amp; Schuwirth, N. (2019). </w:t>
      </w:r>
      <w:r>
        <w:rPr>
          <w:rFonts w:ascii="Times New Roman" w:eastAsia="Times New Roman" w:hAnsi="Times New Roman" w:cs="Times New Roman"/>
          <w:sz w:val="24"/>
          <w:szCs w:val="24"/>
        </w:rPr>
        <w:t>Ecological assessment of river networks: From reach to catchment scale. Science of the Total Environment, 650, 1613-1627.</w:t>
      </w:r>
    </w:p>
    <w:p w14:paraId="372EFDEF" w14:textId="77777777" w:rsidR="00523288" w:rsidRDefault="00523288">
      <w:pPr>
        <w:spacing w:line="480" w:lineRule="auto"/>
        <w:rPr>
          <w:rFonts w:ascii="Times New Roman" w:eastAsia="Times New Roman" w:hAnsi="Times New Roman" w:cs="Times New Roman"/>
          <w:sz w:val="24"/>
          <w:szCs w:val="24"/>
        </w:rPr>
      </w:pPr>
    </w:p>
    <w:p w14:paraId="20D09A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Lawler, J. J., Ruesch, A. S., Olden, J. D., &amp; McRae, B. H. (2013). Projected climate‐driven faunal movement routes.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16, 1014-1022.</w:t>
      </w:r>
    </w:p>
    <w:p w14:paraId="7DC90666" w14:textId="77777777" w:rsidR="00523288" w:rsidRDefault="00523288">
      <w:pPr>
        <w:spacing w:line="480" w:lineRule="auto"/>
        <w:rPr>
          <w:rFonts w:ascii="Times New Roman" w:eastAsia="Times New Roman" w:hAnsi="Times New Roman" w:cs="Times New Roman"/>
          <w:sz w:val="24"/>
          <w:szCs w:val="24"/>
        </w:rPr>
      </w:pPr>
    </w:p>
    <w:p w14:paraId="2407772F" w14:textId="77777777" w:rsidR="00523288" w:rsidRDefault="00925D81">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LeMoine, M. T., Eby, L. A., Clancy, C. G., Nyce, L. G., Jakober, M. J., &amp; Isaak, D. J. (2020). Landscape resistance mediates native fish species distribution shifts and vulnerability to climate change in riverscapes.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5492-5508</w:t>
      </w:r>
      <w:r>
        <w:rPr>
          <w:rFonts w:ascii="Times New Roman" w:eastAsia="Times New Roman" w:hAnsi="Times New Roman" w:cs="Times New Roman"/>
          <w:i/>
          <w:sz w:val="24"/>
          <w:szCs w:val="24"/>
        </w:rPr>
        <w:t>.</w:t>
      </w:r>
    </w:p>
    <w:p w14:paraId="4D7410ED" w14:textId="77777777" w:rsidR="00523288" w:rsidRDefault="00523288">
      <w:pPr>
        <w:spacing w:line="480" w:lineRule="auto"/>
        <w:rPr>
          <w:rFonts w:ascii="Times New Roman" w:eastAsia="Times New Roman" w:hAnsi="Times New Roman" w:cs="Times New Roman"/>
          <w:sz w:val="24"/>
          <w:szCs w:val="24"/>
        </w:rPr>
      </w:pPr>
    </w:p>
    <w:p w14:paraId="78BA3F8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Littlefield, C. E., Krosby, M., Michalak, J. L., &amp; Lawler, J. J. (2019). Connectivity for species on the move: supporting climate‐driven range shifts.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17, 270-278.</w:t>
      </w:r>
    </w:p>
    <w:p w14:paraId="1C24A378" w14:textId="77777777" w:rsidR="00523288" w:rsidRDefault="00523288">
      <w:pPr>
        <w:spacing w:line="480" w:lineRule="auto"/>
        <w:rPr>
          <w:rFonts w:ascii="Times New Roman" w:eastAsia="Times New Roman" w:hAnsi="Times New Roman" w:cs="Times New Roman"/>
          <w:sz w:val="24"/>
          <w:szCs w:val="24"/>
        </w:rPr>
      </w:pPr>
    </w:p>
    <w:p w14:paraId="44A002B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Lynch, A. J., Myers, B. J., Chu, C., Eby, L. A., Falke, J. A., Kovach, R. P., Krabbenhoft, T. J., Kwak, T. J., Lyons, J., Paukert, C. P. &amp; Whitney, J. E. (2016). Climate change effects on North American inland fish populations and assemblages. </w:t>
      </w:r>
      <w:r>
        <w:rPr>
          <w:rFonts w:ascii="Times New Roman" w:eastAsia="Times New Roman" w:hAnsi="Times New Roman" w:cs="Times New Roman"/>
          <w:i/>
          <w:sz w:val="24"/>
          <w:szCs w:val="24"/>
        </w:rPr>
        <w:t>Fisheries</w:t>
      </w:r>
      <w:r>
        <w:rPr>
          <w:rFonts w:ascii="Times New Roman" w:eastAsia="Times New Roman" w:hAnsi="Times New Roman" w:cs="Times New Roman"/>
          <w:sz w:val="24"/>
          <w:szCs w:val="24"/>
        </w:rPr>
        <w:t>, 41, 346-361.</w:t>
      </w:r>
    </w:p>
    <w:p w14:paraId="499420CF" w14:textId="77777777" w:rsidR="00523288" w:rsidRDefault="00523288">
      <w:pPr>
        <w:spacing w:line="480" w:lineRule="auto"/>
        <w:rPr>
          <w:rFonts w:ascii="Times New Roman" w:eastAsia="Times New Roman" w:hAnsi="Times New Roman" w:cs="Times New Roman"/>
          <w:sz w:val="24"/>
          <w:szCs w:val="24"/>
        </w:rPr>
      </w:pPr>
    </w:p>
    <w:p w14:paraId="52BB7D3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King, K. B., Stachelek, J., Diaz, J., Soranno, P. A., &amp; Cheruvelil, K. S. (2019a). Applying the patch-matrix model to lakes: a connectivity-based conservation framework.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34, 2703-2718.</w:t>
      </w:r>
    </w:p>
    <w:p w14:paraId="7DC07768" w14:textId="77777777" w:rsidR="00523288" w:rsidRDefault="00523288">
      <w:pPr>
        <w:spacing w:line="480" w:lineRule="auto"/>
        <w:rPr>
          <w:rFonts w:ascii="Times New Roman" w:eastAsia="Times New Roman" w:hAnsi="Times New Roman" w:cs="Times New Roman"/>
          <w:sz w:val="24"/>
          <w:szCs w:val="24"/>
        </w:rPr>
      </w:pPr>
    </w:p>
    <w:p w14:paraId="5BB1C05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Skaff, N. K., Soranno, P. A., &amp; Cheruvelil, K. S. (2019b). No lake left behind: How well do US protected areas meet lake conservation targets?.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4, 183-192.</w:t>
      </w:r>
    </w:p>
    <w:p w14:paraId="4D2D0201" w14:textId="77777777" w:rsidR="00523288" w:rsidRDefault="00523288">
      <w:pPr>
        <w:spacing w:line="480" w:lineRule="auto"/>
        <w:rPr>
          <w:rFonts w:ascii="Times New Roman" w:eastAsia="Times New Roman" w:hAnsi="Times New Roman" w:cs="Times New Roman"/>
          <w:sz w:val="24"/>
          <w:szCs w:val="24"/>
        </w:rPr>
      </w:pPr>
    </w:p>
    <w:p w14:paraId="52B2BA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McGuire, J. L., Lawler, J. J., McRae, B. H., Nuñez, T. A., &amp; Theobald, D. M. (2016). Achieving climate connectivity in a fragmented landscape.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113, 7195-7200.</w:t>
      </w:r>
    </w:p>
    <w:p w14:paraId="2DB80D66" w14:textId="77777777" w:rsidR="00523288" w:rsidRDefault="00523288">
      <w:pPr>
        <w:spacing w:line="480" w:lineRule="auto"/>
        <w:rPr>
          <w:rFonts w:ascii="Times New Roman" w:eastAsia="Times New Roman" w:hAnsi="Times New Roman" w:cs="Times New Roman"/>
          <w:sz w:val="24"/>
          <w:szCs w:val="24"/>
        </w:rPr>
      </w:pPr>
    </w:p>
    <w:p w14:paraId="08E6DCB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McKay, S. K., Schramski, J. R., Conyngham, J. N., &amp; Fischenich, J. C. (2013). Assessing upstream fish passage connectivity with network analysis.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23, 1396-1409.</w:t>
      </w:r>
    </w:p>
    <w:p w14:paraId="1BAE5071" w14:textId="77777777" w:rsidR="00523288" w:rsidRDefault="00523288">
      <w:pPr>
        <w:spacing w:line="480" w:lineRule="auto"/>
        <w:rPr>
          <w:rFonts w:ascii="Times New Roman" w:eastAsia="Times New Roman" w:hAnsi="Times New Roman" w:cs="Times New Roman"/>
          <w:sz w:val="24"/>
          <w:szCs w:val="24"/>
        </w:rPr>
      </w:pPr>
    </w:p>
    <w:p w14:paraId="0950D1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McRae, L., Deinet, S., &amp; Freeman, R. (2017). The diversity-weighted Living Planet Index: controlling for taxonomic bias in a global biodiversity indicator. </w:t>
      </w:r>
      <w:r>
        <w:rPr>
          <w:rFonts w:ascii="Times New Roman" w:eastAsia="Times New Roman" w:hAnsi="Times New Roman" w:cs="Times New Roman"/>
          <w:i/>
          <w:sz w:val="24"/>
          <w:szCs w:val="24"/>
        </w:rPr>
        <w:t>PLoS ONE</w:t>
      </w:r>
      <w:r>
        <w:rPr>
          <w:rFonts w:ascii="Times New Roman" w:eastAsia="Times New Roman" w:hAnsi="Times New Roman" w:cs="Times New Roman"/>
          <w:sz w:val="24"/>
          <w:szCs w:val="24"/>
        </w:rPr>
        <w:t>, 12, e0169156.</w:t>
      </w:r>
    </w:p>
    <w:p w14:paraId="7C80E14D" w14:textId="77777777" w:rsidR="00523288" w:rsidRDefault="00523288">
      <w:pPr>
        <w:spacing w:line="480" w:lineRule="auto"/>
        <w:rPr>
          <w:rFonts w:ascii="Times New Roman" w:eastAsia="Times New Roman" w:hAnsi="Times New Roman" w:cs="Times New Roman"/>
          <w:sz w:val="24"/>
          <w:szCs w:val="24"/>
        </w:rPr>
      </w:pPr>
    </w:p>
    <w:p w14:paraId="775038B6"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Minor, E. S., &amp; Urban, D. L. (2008). A graph‐theory framework for evaluating landscape connectivity and conservation planning.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297-307.</w:t>
      </w:r>
    </w:p>
    <w:p w14:paraId="5B9C9421" w14:textId="77777777" w:rsidR="00523288" w:rsidRDefault="00523288">
      <w:pPr>
        <w:spacing w:line="480" w:lineRule="auto"/>
        <w:rPr>
          <w:rFonts w:ascii="Times New Roman" w:eastAsia="Times New Roman" w:hAnsi="Times New Roman" w:cs="Times New Roman"/>
          <w:sz w:val="24"/>
          <w:szCs w:val="24"/>
        </w:rPr>
      </w:pPr>
    </w:p>
    <w:p w14:paraId="20EB932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Muirhead, J. R., &amp; MacIsaac, H. J. (2005). Development of inland lakes as hubs in an invasion network.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42, 80-90.</w:t>
      </w:r>
    </w:p>
    <w:p w14:paraId="08780400" w14:textId="77777777" w:rsidR="00523288" w:rsidRDefault="00523288">
      <w:pPr>
        <w:spacing w:line="480" w:lineRule="auto"/>
        <w:rPr>
          <w:rFonts w:ascii="Times New Roman" w:eastAsia="Times New Roman" w:hAnsi="Times New Roman" w:cs="Times New Roman"/>
          <w:sz w:val="24"/>
          <w:szCs w:val="24"/>
        </w:rPr>
      </w:pPr>
    </w:p>
    <w:p w14:paraId="7F3E318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Muir, W. D., &amp; Williams, J. G. (2012). Improving connectivity between freshwater and marine environments for salmon migrating through the lower Snake and Columbia River hydropower system. </w:t>
      </w:r>
      <w:r>
        <w:rPr>
          <w:rFonts w:ascii="Times New Roman" w:eastAsia="Times New Roman" w:hAnsi="Times New Roman" w:cs="Times New Roman"/>
          <w:i/>
          <w:sz w:val="24"/>
          <w:szCs w:val="24"/>
        </w:rPr>
        <w:t>Ecological Engineering</w:t>
      </w:r>
      <w:r>
        <w:rPr>
          <w:rFonts w:ascii="Times New Roman" w:eastAsia="Times New Roman" w:hAnsi="Times New Roman" w:cs="Times New Roman"/>
          <w:sz w:val="24"/>
          <w:szCs w:val="24"/>
        </w:rPr>
        <w:t>, 48, 19-24.</w:t>
      </w:r>
    </w:p>
    <w:p w14:paraId="0FFE73AA" w14:textId="77777777" w:rsidR="00523288" w:rsidRDefault="00523288">
      <w:pPr>
        <w:spacing w:line="480" w:lineRule="auto"/>
        <w:rPr>
          <w:rFonts w:ascii="Times New Roman" w:eastAsia="Times New Roman" w:hAnsi="Times New Roman" w:cs="Times New Roman"/>
          <w:sz w:val="24"/>
          <w:szCs w:val="24"/>
        </w:rPr>
      </w:pPr>
    </w:p>
    <w:p w14:paraId="2FA80B0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Nel, J. L., Roux, D. J., Abell, R., Ashton, P. J., Cowling, R. M., Higgins, J. V., Thieme, M., &amp; Viers, J. H. (2009). Progress and challenges in freshwater conservation planning.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19, 474-485.</w:t>
      </w:r>
    </w:p>
    <w:p w14:paraId="5CBB4C27" w14:textId="77777777" w:rsidR="00523288" w:rsidRDefault="00523288">
      <w:pPr>
        <w:spacing w:line="480" w:lineRule="auto"/>
        <w:rPr>
          <w:rFonts w:ascii="Times New Roman" w:eastAsia="Times New Roman" w:hAnsi="Times New Roman" w:cs="Times New Roman"/>
          <w:sz w:val="24"/>
          <w:szCs w:val="24"/>
        </w:rPr>
      </w:pPr>
    </w:p>
    <w:p w14:paraId="18655AB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Nuñez, T. A., Lawler, J. J., McRae, B. H., Pierce, D. J., Krosby, M. B., Kavanagh, D. M., Singleton, P. H., &amp; Tewksbury, J. J. (2013). Connectivity planning to address climate change.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27, 407-416.</w:t>
      </w:r>
    </w:p>
    <w:p w14:paraId="03571E6B" w14:textId="77777777" w:rsidR="00523288" w:rsidRDefault="00523288">
      <w:pPr>
        <w:spacing w:line="480" w:lineRule="auto"/>
        <w:rPr>
          <w:rFonts w:ascii="Times New Roman" w:eastAsia="Times New Roman" w:hAnsi="Times New Roman" w:cs="Times New Roman"/>
          <w:sz w:val="24"/>
          <w:szCs w:val="24"/>
        </w:rPr>
      </w:pPr>
    </w:p>
    <w:p w14:paraId="403697D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Parks, S. A., Carroll, C., Dobrowski, S. Z., &amp; Allred, B. W. (2020). Human land uses reduce climate connectivity across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2944-2955.</w:t>
      </w:r>
    </w:p>
    <w:p w14:paraId="096C941D" w14:textId="5CF17B52" w:rsidR="00523288" w:rsidRDefault="00523288">
      <w:pPr>
        <w:spacing w:line="480" w:lineRule="auto"/>
        <w:rPr>
          <w:rFonts w:ascii="Times New Roman" w:eastAsia="Times New Roman" w:hAnsi="Times New Roman" w:cs="Times New Roman"/>
          <w:sz w:val="24"/>
          <w:szCs w:val="24"/>
        </w:rPr>
      </w:pPr>
    </w:p>
    <w:p w14:paraId="3714EB81" w14:textId="63A6014F" w:rsidR="00902661" w:rsidRPr="005D42A8" w:rsidRDefault="0090266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Polus, S. M., Rodriguez, L. K., Wang, Q., Diaz Vazquez, J., Webster, K. E., Tan, P., Zhou, J., Danila, L., Hanly, P. J., Soranno, P. A. &amp; Cheruvelil, K. S. (2021). LAGOS-US RESERVOIR: </w:t>
      </w:r>
      <w:r>
        <w:rPr>
          <w:rFonts w:ascii="Times New Roman" w:eastAsia="Times New Roman" w:hAnsi="Times New Roman" w:cs="Times New Roman"/>
          <w:sz w:val="24"/>
          <w:szCs w:val="24"/>
        </w:rPr>
        <w:lastRenderedPageBreak/>
        <w:t xml:space="preserve">Data module classifying conterminous U.S. lakes 4 hectares and larger as natural lakes or reservoirs. </w:t>
      </w:r>
      <w:r w:rsidRPr="005D42A8">
        <w:rPr>
          <w:rFonts w:ascii="Times New Roman" w:eastAsia="Times New Roman" w:hAnsi="Times New Roman" w:cs="Times New Roman"/>
          <w:sz w:val="24"/>
          <w:szCs w:val="24"/>
        </w:rPr>
        <w:t xml:space="preserve">Environmental Data Initiative ver 1. Environmental Data Initiative. </w:t>
      </w:r>
      <w:hyperlink r:id="rId14" w:history="1">
        <w:r w:rsidRPr="005D42A8">
          <w:rPr>
            <w:rFonts w:ascii="Times New Roman" w:eastAsia="Times New Roman" w:hAnsi="Times New Roman" w:cs="Times New Roman"/>
            <w:sz w:val="24"/>
            <w:szCs w:val="24"/>
          </w:rPr>
          <w:t>https://doi.org/10.6073/pasta/c850e645d79bb239e1dfeadd0af6b631</w:t>
        </w:r>
      </w:hyperlink>
      <w:ins w:id="323" w:author="immccull@gmail.com" w:date="2022-07-27T11:44:00Z">
        <w:r w:rsidR="001226B2">
          <w:rPr>
            <w:rFonts w:ascii="Times New Roman" w:eastAsia="Times New Roman" w:hAnsi="Times New Roman" w:cs="Times New Roman"/>
            <w:sz w:val="24"/>
            <w:szCs w:val="24"/>
          </w:rPr>
          <w:t>. (Accessed 2021-10-01).</w:t>
        </w:r>
      </w:ins>
      <w:del w:id="324" w:author="immccull@gmail.com" w:date="2022-07-27T11:44:00Z">
        <w:r w:rsidRPr="005D42A8" w:rsidDel="001226B2">
          <w:rPr>
            <w:rFonts w:ascii="Times New Roman" w:eastAsia="Times New Roman" w:hAnsi="Times New Roman" w:cs="Times New Roman"/>
            <w:sz w:val="24"/>
            <w:szCs w:val="24"/>
          </w:rPr>
          <w:delText xml:space="preserve"> </w:delText>
        </w:r>
      </w:del>
    </w:p>
    <w:p w14:paraId="509039B1" w14:textId="77777777" w:rsidR="00902661" w:rsidRPr="005D42A8" w:rsidRDefault="00902661">
      <w:pPr>
        <w:spacing w:line="480" w:lineRule="auto"/>
        <w:rPr>
          <w:rFonts w:ascii="Times New Roman" w:eastAsia="Times New Roman" w:hAnsi="Times New Roman" w:cs="Times New Roman"/>
          <w:sz w:val="24"/>
          <w:szCs w:val="24"/>
        </w:rPr>
      </w:pPr>
    </w:p>
    <w:p w14:paraId="73B312F3" w14:textId="1C6AAACA"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Pullinger, M. G., &amp; Johnson, C. J. (2010). Maintaining or restoring connectivity of modified landscapes: evaluating the least-cost path model with multiple sources of ecological information.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25, 1547-1560.</w:t>
      </w:r>
    </w:p>
    <w:p w14:paraId="48BB0692" w14:textId="77777777" w:rsidR="00523288" w:rsidRDefault="00523288">
      <w:pPr>
        <w:spacing w:line="480" w:lineRule="auto"/>
        <w:rPr>
          <w:rFonts w:ascii="Times New Roman" w:eastAsia="Times New Roman" w:hAnsi="Times New Roman" w:cs="Times New Roman"/>
          <w:sz w:val="24"/>
          <w:szCs w:val="24"/>
        </w:rPr>
      </w:pPr>
    </w:p>
    <w:p w14:paraId="49F7FD2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Core Team (2021). R: A language and environment for statistical computing. R Foundation for Statistical Computing, Vienna, Austria. URL: https://www.R-project.org/.</w:t>
      </w:r>
    </w:p>
    <w:p w14:paraId="49B8CE5D" w14:textId="77777777" w:rsidR="00523288" w:rsidRDefault="00523288">
      <w:pPr>
        <w:spacing w:line="480" w:lineRule="auto"/>
        <w:rPr>
          <w:rFonts w:ascii="Times New Roman" w:eastAsia="Times New Roman" w:hAnsi="Times New Roman" w:cs="Times New Roman"/>
          <w:sz w:val="24"/>
          <w:szCs w:val="24"/>
        </w:rPr>
      </w:pPr>
    </w:p>
    <w:p w14:paraId="51D19AE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Rayfield, B., Fortin, M. J., &amp; Fall, A. (2011). Connectivity for conservation: a framework to classify network measures.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92, 847-858.</w:t>
      </w:r>
    </w:p>
    <w:p w14:paraId="713076F1" w14:textId="77777777" w:rsidR="00523288" w:rsidRDefault="00523288">
      <w:pPr>
        <w:spacing w:line="480" w:lineRule="auto"/>
        <w:rPr>
          <w:rFonts w:ascii="Times New Roman" w:eastAsia="Times New Roman" w:hAnsi="Times New Roman" w:cs="Times New Roman"/>
          <w:sz w:val="24"/>
          <w:szCs w:val="24"/>
        </w:rPr>
      </w:pPr>
    </w:p>
    <w:p w14:paraId="6B4FF26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Renöfält, B. M., Jansson, R., &amp; Nilsson, C. (2010). Effects of hydropower generation and opportunities for environmental flow management in Swedish riverine ecosystems.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(1), 49-67.</w:t>
      </w:r>
    </w:p>
    <w:p w14:paraId="75129D19" w14:textId="77777777" w:rsidR="00523288" w:rsidRDefault="00523288">
      <w:pPr>
        <w:spacing w:line="480" w:lineRule="auto"/>
        <w:rPr>
          <w:rFonts w:ascii="Times New Roman" w:eastAsia="Times New Roman" w:hAnsi="Times New Roman" w:cs="Times New Roman"/>
          <w:sz w:val="24"/>
          <w:szCs w:val="24"/>
        </w:rPr>
      </w:pPr>
    </w:p>
    <w:p w14:paraId="6621BFE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Sarker, S., Veremyev, A., Boginski, V., &amp; Singh, A. (2019). Critical nodes in river networks. </w:t>
      </w:r>
      <w:r>
        <w:rPr>
          <w:rFonts w:ascii="Times New Roman" w:eastAsia="Times New Roman" w:hAnsi="Times New Roman" w:cs="Times New Roman"/>
          <w:i/>
          <w:sz w:val="24"/>
          <w:szCs w:val="24"/>
        </w:rPr>
        <w:t>Scientific Reports</w:t>
      </w:r>
      <w:r>
        <w:rPr>
          <w:rFonts w:ascii="Times New Roman" w:eastAsia="Times New Roman" w:hAnsi="Times New Roman" w:cs="Times New Roman"/>
          <w:sz w:val="24"/>
          <w:szCs w:val="24"/>
        </w:rPr>
        <w:t>, 9, 1-11.</w:t>
      </w:r>
    </w:p>
    <w:p w14:paraId="37CB78C0" w14:textId="77777777" w:rsidR="00523288" w:rsidRDefault="00523288">
      <w:pPr>
        <w:spacing w:line="480" w:lineRule="auto"/>
        <w:rPr>
          <w:rFonts w:ascii="Times New Roman" w:eastAsia="Times New Roman" w:hAnsi="Times New Roman" w:cs="Times New Roman"/>
          <w:sz w:val="24"/>
          <w:szCs w:val="24"/>
        </w:rPr>
      </w:pPr>
    </w:p>
    <w:p w14:paraId="13E43F4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D. L., Meeuwig, J. J., &amp; Vincent, A. C. (2002). Freshwater protected areas: strategies for conservation.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30-41.</w:t>
      </w:r>
    </w:p>
    <w:p w14:paraId="365D8035" w14:textId="77777777" w:rsidR="00523288" w:rsidRDefault="00523288">
      <w:pPr>
        <w:spacing w:line="480" w:lineRule="auto"/>
        <w:rPr>
          <w:rFonts w:ascii="Times New Roman" w:eastAsia="Times New Roman" w:hAnsi="Times New Roman" w:cs="Times New Roman"/>
          <w:sz w:val="24"/>
          <w:szCs w:val="24"/>
        </w:rPr>
      </w:pPr>
    </w:p>
    <w:p w14:paraId="3C0C482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M. I., Brown, C. J., Foley, M. M., Febria, C. M., Albright, R., Mehling, M. G., Kavanaugh, M. T. &amp; Burfeind, D. D. (2016). Human impacts on connectivity in marine and freshwater ecosystems assessed using graph theory: a review. </w:t>
      </w:r>
      <w:r>
        <w:rPr>
          <w:rFonts w:ascii="Times New Roman" w:eastAsia="Times New Roman" w:hAnsi="Times New Roman" w:cs="Times New Roman"/>
          <w:i/>
          <w:sz w:val="24"/>
          <w:szCs w:val="24"/>
        </w:rPr>
        <w:t>Marine and Freshwater Research</w:t>
      </w:r>
      <w:r>
        <w:rPr>
          <w:rFonts w:ascii="Times New Roman" w:eastAsia="Times New Roman" w:hAnsi="Times New Roman" w:cs="Times New Roman"/>
          <w:sz w:val="24"/>
          <w:szCs w:val="24"/>
        </w:rPr>
        <w:t>, 67, 277-290.</w:t>
      </w:r>
    </w:p>
    <w:p w14:paraId="3E398E6F" w14:textId="77777777" w:rsidR="00523288" w:rsidRDefault="00523288">
      <w:pPr>
        <w:spacing w:line="480" w:lineRule="auto"/>
        <w:rPr>
          <w:rFonts w:ascii="Times New Roman" w:eastAsia="Times New Roman" w:hAnsi="Times New Roman" w:cs="Times New Roman"/>
          <w:sz w:val="24"/>
          <w:szCs w:val="24"/>
        </w:rPr>
      </w:pPr>
    </w:p>
    <w:p w14:paraId="411A18F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Saura, S., Bodin, Ö., &amp; Fortin, M. J. (2014). EDITOR'S CHOICE: Stepping stones are crucial for species' long‐distance dispersal and range expansion through habitat networks.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51, 171-182.</w:t>
      </w:r>
    </w:p>
    <w:p w14:paraId="213D3B2A" w14:textId="77777777" w:rsidR="00523288" w:rsidRDefault="00523288">
      <w:pPr>
        <w:spacing w:line="480" w:lineRule="auto"/>
        <w:rPr>
          <w:rFonts w:ascii="Times New Roman" w:eastAsia="Times New Roman" w:hAnsi="Times New Roman" w:cs="Times New Roman"/>
          <w:sz w:val="24"/>
          <w:szCs w:val="24"/>
        </w:rPr>
      </w:pPr>
    </w:p>
    <w:p w14:paraId="451375E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Saura, S., &amp; Rubio, L. (2010). A common currency for the different ways in which patches and links can contribute to habitat availability and connectivity in the landscape. </w:t>
      </w:r>
      <w:r>
        <w:rPr>
          <w:rFonts w:ascii="Times New Roman" w:eastAsia="Times New Roman" w:hAnsi="Times New Roman" w:cs="Times New Roman"/>
          <w:i/>
          <w:sz w:val="24"/>
          <w:szCs w:val="24"/>
        </w:rPr>
        <w:t>Ecography</w:t>
      </w:r>
      <w:r>
        <w:rPr>
          <w:rFonts w:ascii="Times New Roman" w:eastAsia="Times New Roman" w:hAnsi="Times New Roman" w:cs="Times New Roman"/>
          <w:sz w:val="24"/>
          <w:szCs w:val="24"/>
        </w:rPr>
        <w:t>, 33, 523-537.</w:t>
      </w:r>
    </w:p>
    <w:p w14:paraId="169EE8E0" w14:textId="77777777" w:rsidR="00523288" w:rsidRDefault="00523288">
      <w:pPr>
        <w:spacing w:line="480" w:lineRule="auto"/>
        <w:rPr>
          <w:rFonts w:ascii="Times New Roman" w:eastAsia="Times New Roman" w:hAnsi="Times New Roman" w:cs="Times New Roman"/>
          <w:sz w:val="24"/>
          <w:szCs w:val="24"/>
        </w:rPr>
      </w:pPr>
    </w:p>
    <w:p w14:paraId="6958979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Saura, S., &amp; Torne, J. (2009). Conefor Sensinode 2.2: a software package for quantifying the importance of habitat patches for landscape connectivity. </w:t>
      </w:r>
      <w:r>
        <w:rPr>
          <w:rFonts w:ascii="Times New Roman" w:eastAsia="Times New Roman" w:hAnsi="Times New Roman" w:cs="Times New Roman"/>
          <w:i/>
          <w:sz w:val="24"/>
          <w:szCs w:val="24"/>
        </w:rPr>
        <w:t>Environmental Modelling &amp; Software</w:t>
      </w:r>
      <w:r>
        <w:rPr>
          <w:rFonts w:ascii="Times New Roman" w:eastAsia="Times New Roman" w:hAnsi="Times New Roman" w:cs="Times New Roman"/>
          <w:sz w:val="24"/>
          <w:szCs w:val="24"/>
        </w:rPr>
        <w:t>, 24, 135-139.</w:t>
      </w:r>
    </w:p>
    <w:p w14:paraId="06BB6661" w14:textId="77777777" w:rsidR="00523288" w:rsidRDefault="00523288">
      <w:pPr>
        <w:spacing w:line="480" w:lineRule="auto"/>
        <w:rPr>
          <w:rFonts w:ascii="Times New Roman" w:eastAsia="Times New Roman" w:hAnsi="Times New Roman" w:cs="Times New Roman"/>
          <w:sz w:val="24"/>
          <w:szCs w:val="24"/>
        </w:rPr>
      </w:pPr>
    </w:p>
    <w:p w14:paraId="5E533C6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Schmera, D., Árva, D., Boda, P., Bódis, E., Bolgovics, Á., Borics, G., Csercsa, A., Deák, C., Krasznai, E. A., Lukács, B. A., Mauchart, P., Móra, A., Sály, P., Specziár, A., Süveges, K., Szivák, I., Takács, P., Tóth, M., Várbíró, G., Vojtkó, A. E., &amp; Erős, T. (2018). Does isolation influence the relative role of environmental and dispersal‐related processes in stream networks? </w:t>
      </w:r>
      <w:r>
        <w:rPr>
          <w:rFonts w:ascii="Times New Roman" w:eastAsia="Times New Roman" w:hAnsi="Times New Roman" w:cs="Times New Roman"/>
          <w:sz w:val="24"/>
          <w:szCs w:val="24"/>
        </w:rPr>
        <w:lastRenderedPageBreak/>
        <w:t xml:space="preserve">An empirical test of the network position hypothesis using multiple taxa.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74-85.</w:t>
      </w:r>
    </w:p>
    <w:p w14:paraId="3A4118DB" w14:textId="77777777" w:rsidR="00523288" w:rsidRDefault="00523288">
      <w:pPr>
        <w:spacing w:line="480" w:lineRule="auto"/>
        <w:rPr>
          <w:rFonts w:ascii="Times New Roman" w:eastAsia="Times New Roman" w:hAnsi="Times New Roman" w:cs="Times New Roman"/>
          <w:sz w:val="24"/>
          <w:szCs w:val="24"/>
        </w:rPr>
      </w:pPr>
    </w:p>
    <w:p w14:paraId="6E635070"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Secretariat of the Convention on Biological Diversity. (2020). Global Biodiversity Outlook 5 – Summary for Policy Makers. </w:t>
      </w:r>
      <w:r w:rsidRPr="005D42A8">
        <w:rPr>
          <w:rFonts w:ascii="Times New Roman" w:eastAsia="Times New Roman" w:hAnsi="Times New Roman" w:cs="Times New Roman"/>
          <w:sz w:val="24"/>
          <w:szCs w:val="24"/>
        </w:rPr>
        <w:t xml:space="preserve">Montréal. </w:t>
      </w:r>
      <w:hyperlink r:id="rId15">
        <w:r w:rsidRPr="005D42A8">
          <w:rPr>
            <w:rFonts w:ascii="Times New Roman" w:eastAsia="Times New Roman" w:hAnsi="Times New Roman" w:cs="Times New Roman"/>
            <w:color w:val="1155CC"/>
            <w:sz w:val="24"/>
            <w:szCs w:val="24"/>
            <w:u w:val="single"/>
          </w:rPr>
          <w:t>https://www.cbd.int/gbo/gbo5/publication/gbo-5-spm-en.pdf</w:t>
        </w:r>
      </w:hyperlink>
      <w:r w:rsidRPr="005D42A8">
        <w:rPr>
          <w:rFonts w:ascii="Times New Roman" w:eastAsia="Times New Roman" w:hAnsi="Times New Roman" w:cs="Times New Roman"/>
          <w:sz w:val="24"/>
          <w:szCs w:val="24"/>
        </w:rPr>
        <w:t xml:space="preserve"> </w:t>
      </w:r>
    </w:p>
    <w:p w14:paraId="7311D271" w14:textId="77777777" w:rsidR="00523288" w:rsidRPr="005D42A8" w:rsidRDefault="00523288">
      <w:pPr>
        <w:spacing w:line="480" w:lineRule="auto"/>
        <w:rPr>
          <w:rFonts w:ascii="Times New Roman" w:eastAsia="Times New Roman" w:hAnsi="Times New Roman" w:cs="Times New Roman"/>
          <w:sz w:val="24"/>
          <w:szCs w:val="24"/>
        </w:rPr>
      </w:pPr>
    </w:p>
    <w:p w14:paraId="0DC33FB3" w14:textId="77777777" w:rsidR="00523288" w:rsidRDefault="00925D81">
      <w:pPr>
        <w:spacing w:after="240"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Smith, N.J., K.E. Webster, L.K. Rodriguez, K.S. Cheruvelil, and P.A. Soranno. </w:t>
      </w:r>
      <w:r>
        <w:rPr>
          <w:rFonts w:ascii="Times New Roman" w:eastAsia="Times New Roman" w:hAnsi="Times New Roman" w:cs="Times New Roman"/>
          <w:sz w:val="24"/>
          <w:szCs w:val="24"/>
        </w:rPr>
        <w:t>2021. LAGOS-US LOCUS v1.0: Data module of location, identifiers, and physical characteristics of lakes and their watersheds in the conterminous U.S. ver 1. Environmental Data Initiative. https://doi.org/10.6073/pasta/e5c2fb8d77467d3f03de4667ac2173ca (Accessed 2021-10-01).</w:t>
      </w:r>
    </w:p>
    <w:p w14:paraId="166F793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Stralberg, D., Carroll, C., &amp; Nielsen, S. E. (2020). Toward a climate‐informed North American protected areas network: Incorporating climate‐change refugia and corridors in conservation planning.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13, e12712.</w:t>
      </w:r>
    </w:p>
    <w:p w14:paraId="4D8AF060" w14:textId="77777777" w:rsidR="00523288" w:rsidRDefault="00523288">
      <w:pPr>
        <w:spacing w:line="480" w:lineRule="auto"/>
        <w:rPr>
          <w:rFonts w:ascii="Times New Roman" w:eastAsia="Times New Roman" w:hAnsi="Times New Roman" w:cs="Times New Roman"/>
          <w:sz w:val="24"/>
          <w:szCs w:val="24"/>
        </w:rPr>
      </w:pPr>
    </w:p>
    <w:p w14:paraId="66347D3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Theobald, D. M., Reed, S. E., Fields, K., &amp; Soulé, M. (2012). Connecting natural landscapes using a landscape permeability model to prioritize conservation activities in the United States.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5, 123-133.</w:t>
      </w:r>
    </w:p>
    <w:p w14:paraId="06B3DDB4" w14:textId="77777777" w:rsidR="00523288" w:rsidRDefault="00523288">
      <w:pPr>
        <w:spacing w:line="480" w:lineRule="auto"/>
        <w:rPr>
          <w:rFonts w:ascii="Times New Roman" w:eastAsia="Times New Roman" w:hAnsi="Times New Roman" w:cs="Times New Roman"/>
          <w:sz w:val="24"/>
          <w:szCs w:val="24"/>
        </w:rPr>
      </w:pPr>
    </w:p>
    <w:p w14:paraId="3D4D038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Tonn, W. M., &amp; Magnuson, J. J. (1982). Patterns in the species composition and richness of fish assemblages in northern Wisconsin lakes.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63, 1149-1166.</w:t>
      </w:r>
    </w:p>
    <w:p w14:paraId="4E8C3FC8" w14:textId="77777777" w:rsidR="00523288" w:rsidRDefault="00523288">
      <w:pPr>
        <w:spacing w:line="480" w:lineRule="auto"/>
        <w:rPr>
          <w:rFonts w:ascii="Times New Roman" w:eastAsia="Times New Roman" w:hAnsi="Times New Roman" w:cs="Times New Roman"/>
          <w:sz w:val="24"/>
          <w:szCs w:val="24"/>
        </w:rPr>
      </w:pPr>
    </w:p>
    <w:p w14:paraId="7577C64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Urban, D., &amp; Keitt, T. (2001). Landscape connectivity: a graph‐theoretic perspective.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82, 1205-1218.</w:t>
      </w:r>
    </w:p>
    <w:p w14:paraId="0EFE7DD8" w14:textId="77777777" w:rsidR="00523288" w:rsidRDefault="00523288">
      <w:pPr>
        <w:spacing w:line="480" w:lineRule="auto"/>
        <w:rPr>
          <w:rFonts w:ascii="Times New Roman" w:eastAsia="Times New Roman" w:hAnsi="Times New Roman" w:cs="Times New Roman"/>
          <w:sz w:val="24"/>
          <w:szCs w:val="24"/>
        </w:rPr>
      </w:pPr>
    </w:p>
    <w:p w14:paraId="542E783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D. L., Minor, E. S., Treml, E. A., &amp; Schick, R. S. (2009). Graph models of habitat mosaics.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12, 260-273.</w:t>
      </w:r>
    </w:p>
    <w:p w14:paraId="15C7EC3F" w14:textId="77777777" w:rsidR="00523288" w:rsidRDefault="00523288">
      <w:pPr>
        <w:spacing w:line="480" w:lineRule="auto"/>
        <w:rPr>
          <w:rFonts w:ascii="Times New Roman" w:eastAsia="Times New Roman" w:hAnsi="Times New Roman" w:cs="Times New Roman"/>
          <w:sz w:val="24"/>
          <w:szCs w:val="24"/>
        </w:rPr>
      </w:pPr>
    </w:p>
    <w:p w14:paraId="31BEDAD2" w14:textId="6BDC392E"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Geological Survey. (2018). U.S. Geological Survey, Gap Analysis Program (GAP). Protected areas database of the United States (PAD-US), version 2.0 </w:t>
      </w:r>
      <w:r w:rsidRPr="00F905D3">
        <w:rPr>
          <w:rFonts w:ascii="Times New Roman" w:eastAsia="Times New Roman" w:hAnsi="Times New Roman" w:cs="Times New Roman"/>
          <w:sz w:val="24"/>
          <w:szCs w:val="24"/>
        </w:rPr>
        <w:t xml:space="preserve">combined feature class. </w:t>
      </w:r>
      <w:ins w:id="325" w:author="immccull@gmail.com" w:date="2022-07-27T11:48:00Z">
        <w:r w:rsidR="00F905D3" w:rsidRPr="00F905D3">
          <w:rPr>
            <w:rFonts w:ascii="Times New Roman" w:hAnsi="Times New Roman" w:cs="Times New Roman"/>
            <w:sz w:val="24"/>
            <w:szCs w:val="24"/>
            <w:rPrChange w:id="326" w:author="immccull@gmail.com" w:date="2022-07-27T11:49:00Z">
              <w:rPr/>
            </w:rPrChange>
          </w:rPr>
          <w:fldChar w:fldCharType="begin"/>
        </w:r>
        <w:r w:rsidR="00F905D3" w:rsidRPr="00F905D3">
          <w:rPr>
            <w:rFonts w:ascii="Times New Roman" w:hAnsi="Times New Roman" w:cs="Times New Roman"/>
            <w:sz w:val="24"/>
            <w:szCs w:val="24"/>
            <w:rPrChange w:id="327" w:author="immccull@gmail.com" w:date="2022-07-27T11:49:00Z">
              <w:rPr/>
            </w:rPrChange>
          </w:rPr>
          <w:instrText xml:space="preserve"> HYPERLINK "https://doi.org/10.5066/P955KPLE" \t "_blank" </w:instrText>
        </w:r>
        <w:r w:rsidR="00F905D3" w:rsidRPr="00F905D3">
          <w:rPr>
            <w:rFonts w:ascii="Times New Roman" w:hAnsi="Times New Roman" w:cs="Times New Roman"/>
            <w:sz w:val="24"/>
            <w:szCs w:val="24"/>
            <w:rPrChange w:id="328" w:author="immccull@gmail.com" w:date="2022-07-27T11:49:00Z">
              <w:rPr/>
            </w:rPrChange>
          </w:rPr>
          <w:fldChar w:fldCharType="separate"/>
        </w:r>
        <w:r w:rsidR="00F905D3" w:rsidRPr="00F905D3">
          <w:rPr>
            <w:rStyle w:val="Hyperlink"/>
            <w:rFonts w:ascii="Times New Roman" w:hAnsi="Times New Roman" w:cs="Times New Roman"/>
            <w:sz w:val="24"/>
            <w:szCs w:val="24"/>
            <w:rPrChange w:id="329" w:author="immccull@gmail.com" w:date="2022-07-27T11:49:00Z">
              <w:rPr>
                <w:rStyle w:val="Hyperlink"/>
              </w:rPr>
            </w:rPrChange>
          </w:rPr>
          <w:t>https://doi.org/10.5066/P955KPLE</w:t>
        </w:r>
        <w:r w:rsidR="00F905D3" w:rsidRPr="00F905D3">
          <w:rPr>
            <w:rFonts w:ascii="Times New Roman" w:hAnsi="Times New Roman" w:cs="Times New Roman"/>
            <w:sz w:val="24"/>
            <w:szCs w:val="24"/>
            <w:rPrChange w:id="330" w:author="immccull@gmail.com" w:date="2022-07-27T11:49:00Z">
              <w:rPr/>
            </w:rPrChange>
          </w:rPr>
          <w:fldChar w:fldCharType="end"/>
        </w:r>
      </w:ins>
      <w:ins w:id="331" w:author="immccull@gmail.com" w:date="2022-07-27T11:49:00Z">
        <w:r w:rsidR="00F905D3" w:rsidRPr="00F905D3">
          <w:rPr>
            <w:rFonts w:ascii="Times New Roman" w:hAnsi="Times New Roman" w:cs="Times New Roman"/>
            <w:sz w:val="24"/>
            <w:szCs w:val="24"/>
            <w:rPrChange w:id="332" w:author="immccull@gmail.com" w:date="2022-07-27T11:49:00Z">
              <w:rPr/>
            </w:rPrChange>
          </w:rPr>
          <w:t>.</w:t>
        </w:r>
      </w:ins>
    </w:p>
    <w:p w14:paraId="01DD6B08" w14:textId="77777777" w:rsidR="00523288" w:rsidRDefault="00523288">
      <w:pPr>
        <w:spacing w:line="480" w:lineRule="auto"/>
        <w:rPr>
          <w:rFonts w:ascii="Times New Roman" w:eastAsia="Times New Roman" w:hAnsi="Times New Roman" w:cs="Times New Roman"/>
          <w:sz w:val="24"/>
          <w:szCs w:val="24"/>
        </w:rPr>
      </w:pPr>
    </w:p>
    <w:p w14:paraId="265FC2F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Williams‐Subiza, E. A., &amp; Epele, L. B. (2021). Drivers of biodiversity loss in freshwater environments: A bibliometric analysis of the recent literature.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31, 2469-2480.</w:t>
      </w:r>
    </w:p>
    <w:p w14:paraId="42C8166A" w14:textId="77777777" w:rsidR="00523288" w:rsidRDefault="00523288">
      <w:pPr>
        <w:spacing w:line="480" w:lineRule="auto"/>
        <w:rPr>
          <w:rFonts w:ascii="Times New Roman" w:eastAsia="Times New Roman" w:hAnsi="Times New Roman" w:cs="Times New Roman"/>
          <w:sz w:val="24"/>
          <w:szCs w:val="24"/>
        </w:rPr>
      </w:pPr>
    </w:p>
    <w:p w14:paraId="1110BB53" w14:textId="77777777" w:rsidR="00523288" w:rsidRDefault="00925D81">
      <w:pPr>
        <w:spacing w:line="480" w:lineRule="auto"/>
        <w:rPr>
          <w:rFonts w:ascii="Times New Roman" w:eastAsia="Times New Roman" w:hAnsi="Times New Roman" w:cs="Times New Roman"/>
          <w:sz w:val="24"/>
          <w:szCs w:val="24"/>
        </w:rPr>
        <w:sectPr w:rsidR="00523288" w:rsidSect="00F30538">
          <w:headerReference w:type="default" r:id="rId16"/>
          <w:footerReference w:type="default" r:id="rId17"/>
          <w:pgSz w:w="12240" w:h="15840"/>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 xml:space="preserve">Zetterberg, A., Mörtberg, U. M., &amp; Balfors, B. (2010). Making graph theory operational for landscape ecological assessments, planning, and design. </w:t>
      </w:r>
      <w:r>
        <w:rPr>
          <w:rFonts w:ascii="Times New Roman" w:eastAsia="Times New Roman" w:hAnsi="Times New Roman" w:cs="Times New Roman"/>
          <w:i/>
          <w:sz w:val="24"/>
          <w:szCs w:val="24"/>
        </w:rPr>
        <w:t>Landscape and Urban Planning</w:t>
      </w:r>
      <w:r>
        <w:rPr>
          <w:rFonts w:ascii="Times New Roman" w:eastAsia="Times New Roman" w:hAnsi="Times New Roman" w:cs="Times New Roman"/>
          <w:sz w:val="24"/>
          <w:szCs w:val="24"/>
        </w:rPr>
        <w:t>, 95, 181-191.</w:t>
      </w:r>
    </w:p>
    <w:p w14:paraId="49EF1853"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Tables</w:t>
      </w:r>
    </w:p>
    <w:tbl>
      <w:tblPr>
        <w:tblStyle w:val="a"/>
        <w:tblW w:w="9990" w:type="dxa"/>
        <w:tblLayout w:type="fixed"/>
        <w:tblLook w:val="0400" w:firstRow="0" w:lastRow="0" w:firstColumn="0" w:lastColumn="0" w:noHBand="0" w:noVBand="1"/>
      </w:tblPr>
      <w:tblGrid>
        <w:gridCol w:w="1800"/>
        <w:gridCol w:w="4320"/>
        <w:gridCol w:w="3870"/>
      </w:tblGrid>
      <w:tr w:rsidR="00523288" w:rsidRPr="005E4647" w14:paraId="6FC1303A" w14:textId="77777777">
        <w:trPr>
          <w:trHeight w:val="315"/>
        </w:trPr>
        <w:tc>
          <w:tcPr>
            <w:tcW w:w="9990" w:type="dxa"/>
            <w:gridSpan w:val="3"/>
            <w:tcBorders>
              <w:left w:val="nil"/>
              <w:bottom w:val="nil"/>
              <w:right w:val="nil"/>
            </w:tcBorders>
            <w:shd w:val="clear" w:color="auto" w:fill="auto"/>
            <w:vAlign w:val="bottom"/>
          </w:tcPr>
          <w:p w14:paraId="7484F254" w14:textId="77777777" w:rsidR="00523288" w:rsidRPr="005E4647" w:rsidRDefault="00523288">
            <w:pPr>
              <w:spacing w:line="240" w:lineRule="auto"/>
              <w:rPr>
                <w:rFonts w:ascii="Times New Roman" w:eastAsia="Times New Roman" w:hAnsi="Times New Roman" w:cs="Times New Roman"/>
              </w:rPr>
            </w:pPr>
          </w:p>
          <w:p w14:paraId="2B5179FA" w14:textId="77777777" w:rsidR="00523288" w:rsidRPr="005E4647" w:rsidRDefault="00925D81">
            <w:pPr>
              <w:spacing w:line="240" w:lineRule="auto"/>
              <w:rPr>
                <w:rFonts w:ascii="Times New Roman" w:eastAsia="Times New Roman" w:hAnsi="Times New Roman" w:cs="Times New Roman"/>
              </w:rPr>
            </w:pPr>
            <w:r w:rsidRPr="007F13DA">
              <w:rPr>
                <w:rFonts w:ascii="Times New Roman" w:eastAsia="Times New Roman" w:hAnsi="Times New Roman" w:cs="Times New Roman"/>
                <w:b/>
                <w:bCs/>
                <w:sz w:val="24"/>
                <w:szCs w:val="24"/>
              </w:rPr>
              <w:t>Table 1</w:t>
            </w:r>
            <w:r w:rsidRPr="007F13DA">
              <w:rPr>
                <w:rFonts w:ascii="Times New Roman" w:eastAsia="Times New Roman" w:hAnsi="Times New Roman" w:cs="Times New Roman"/>
                <w:sz w:val="24"/>
                <w:szCs w:val="24"/>
              </w:rPr>
              <w:t>. Description of network-scale freshwater connectivity metrics and ecological justification for their use in broad-scale freshwater corridor identification</w:t>
            </w:r>
          </w:p>
        </w:tc>
      </w:tr>
      <w:tr w:rsidR="00523288" w:rsidRPr="005E4647" w14:paraId="1A149124" w14:textId="77777777">
        <w:trPr>
          <w:trHeight w:val="315"/>
        </w:trPr>
        <w:tc>
          <w:tcPr>
            <w:tcW w:w="1800" w:type="dxa"/>
            <w:tcBorders>
              <w:top w:val="single" w:sz="4" w:space="0" w:color="000000"/>
              <w:left w:val="nil"/>
              <w:bottom w:val="single" w:sz="4" w:space="0" w:color="000000"/>
              <w:right w:val="nil"/>
            </w:tcBorders>
            <w:shd w:val="clear" w:color="auto" w:fill="auto"/>
            <w:vAlign w:val="bottom"/>
          </w:tcPr>
          <w:p w14:paraId="61641B0D" w14:textId="77777777" w:rsidR="00523288" w:rsidRPr="005E4647" w:rsidRDefault="00925D81">
            <w:pPr>
              <w:spacing w:line="240" w:lineRule="auto"/>
              <w:jc w:val="center"/>
              <w:rPr>
                <w:rFonts w:ascii="Times New Roman" w:eastAsia="Times New Roman" w:hAnsi="Times New Roman" w:cs="Times New Roman"/>
                <w:b/>
                <w:color w:val="000000"/>
              </w:rPr>
            </w:pPr>
            <w:r w:rsidRPr="005E4647">
              <w:rPr>
                <w:rFonts w:ascii="Times New Roman" w:eastAsia="Times New Roman" w:hAnsi="Times New Roman" w:cs="Times New Roman"/>
                <w:b/>
                <w:color w:val="000000"/>
              </w:rPr>
              <w:t>Variable name</w:t>
            </w:r>
          </w:p>
        </w:tc>
        <w:tc>
          <w:tcPr>
            <w:tcW w:w="4320" w:type="dxa"/>
            <w:tcBorders>
              <w:top w:val="single" w:sz="4" w:space="0" w:color="000000"/>
              <w:left w:val="nil"/>
              <w:bottom w:val="single" w:sz="4" w:space="0" w:color="000000"/>
              <w:right w:val="nil"/>
            </w:tcBorders>
            <w:shd w:val="clear" w:color="auto" w:fill="auto"/>
            <w:vAlign w:val="bottom"/>
          </w:tcPr>
          <w:p w14:paraId="586EB6D6" w14:textId="77777777" w:rsidR="00523288" w:rsidRPr="005E4647" w:rsidRDefault="00925D81">
            <w:pPr>
              <w:spacing w:line="240" w:lineRule="auto"/>
              <w:jc w:val="center"/>
              <w:rPr>
                <w:rFonts w:ascii="Times New Roman" w:eastAsia="Times New Roman" w:hAnsi="Times New Roman" w:cs="Times New Roman"/>
                <w:b/>
                <w:color w:val="000000"/>
              </w:rPr>
            </w:pPr>
            <w:r w:rsidRPr="005E4647">
              <w:rPr>
                <w:rFonts w:ascii="Times New Roman" w:eastAsia="Times New Roman" w:hAnsi="Times New Roman" w:cs="Times New Roman"/>
                <w:b/>
                <w:color w:val="000000"/>
              </w:rPr>
              <w:t>Description</w:t>
            </w:r>
          </w:p>
        </w:tc>
        <w:tc>
          <w:tcPr>
            <w:tcW w:w="3870" w:type="dxa"/>
            <w:tcBorders>
              <w:top w:val="single" w:sz="4" w:space="0" w:color="000000"/>
              <w:left w:val="nil"/>
              <w:bottom w:val="single" w:sz="4" w:space="0" w:color="000000"/>
              <w:right w:val="nil"/>
            </w:tcBorders>
            <w:shd w:val="clear" w:color="auto" w:fill="auto"/>
            <w:vAlign w:val="bottom"/>
          </w:tcPr>
          <w:p w14:paraId="2A6905E9" w14:textId="77777777" w:rsidR="00523288" w:rsidRPr="005E4647" w:rsidRDefault="00925D81">
            <w:pPr>
              <w:spacing w:line="240" w:lineRule="auto"/>
              <w:jc w:val="center"/>
              <w:rPr>
                <w:rFonts w:ascii="Times New Roman" w:eastAsia="Times New Roman" w:hAnsi="Times New Roman" w:cs="Times New Roman"/>
                <w:b/>
              </w:rPr>
            </w:pPr>
            <w:r w:rsidRPr="005E4647">
              <w:rPr>
                <w:rFonts w:ascii="Times New Roman" w:eastAsia="Times New Roman" w:hAnsi="Times New Roman" w:cs="Times New Roman"/>
                <w:b/>
              </w:rPr>
              <w:t>Ecological Justification</w:t>
            </w:r>
          </w:p>
        </w:tc>
      </w:tr>
      <w:tr w:rsidR="00523288" w:rsidRPr="005E4647" w14:paraId="405671AE" w14:textId="77777777">
        <w:trPr>
          <w:trHeight w:val="765"/>
        </w:trPr>
        <w:tc>
          <w:tcPr>
            <w:tcW w:w="1800" w:type="dxa"/>
            <w:tcBorders>
              <w:top w:val="nil"/>
              <w:left w:val="nil"/>
              <w:bottom w:val="nil"/>
              <w:right w:val="nil"/>
            </w:tcBorders>
            <w:shd w:val="clear" w:color="auto" w:fill="auto"/>
            <w:vAlign w:val="bottom"/>
          </w:tcPr>
          <w:p w14:paraId="2210CF39" w14:textId="77777777" w:rsidR="00523288" w:rsidRPr="005E4647" w:rsidRDefault="00925D81">
            <w:pPr>
              <w:spacing w:line="240" w:lineRule="auto"/>
              <w:rPr>
                <w:rFonts w:ascii="Times New Roman" w:eastAsia="Times New Roman" w:hAnsi="Times New Roman" w:cs="Times New Roman"/>
              </w:rPr>
            </w:pPr>
            <w:r w:rsidRPr="005E4647">
              <w:rPr>
                <w:rFonts w:ascii="Times New Roman" w:eastAsia="Times New Roman" w:hAnsi="Times New Roman" w:cs="Times New Roman"/>
              </w:rPr>
              <w:t>Edge density</w:t>
            </w:r>
          </w:p>
        </w:tc>
        <w:tc>
          <w:tcPr>
            <w:tcW w:w="4320" w:type="dxa"/>
            <w:tcBorders>
              <w:top w:val="nil"/>
              <w:left w:val="nil"/>
              <w:bottom w:val="nil"/>
              <w:right w:val="nil"/>
            </w:tcBorders>
            <w:shd w:val="clear" w:color="auto" w:fill="auto"/>
            <w:vAlign w:val="bottom"/>
          </w:tcPr>
          <w:p w14:paraId="79EA7992" w14:textId="7B395652"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Ratio of stream reaches connecting lakes to the maximum number of potential stream reaches</w:t>
            </w:r>
            <w:r w:rsidR="00D35786" w:rsidRPr="005E4647">
              <w:rPr>
                <w:rFonts w:ascii="Times New Roman" w:eastAsia="Times New Roman" w:hAnsi="Times New Roman" w:cs="Times New Roman"/>
                <w:color w:val="000000"/>
              </w:rPr>
              <w:t xml:space="preserve"> </w:t>
            </w:r>
            <w:r w:rsidR="005D42A8" w:rsidRPr="005E4647">
              <w:rPr>
                <w:rFonts w:ascii="Times New Roman" w:eastAsia="Times New Roman" w:hAnsi="Times New Roman" w:cs="Times New Roman"/>
                <w:color w:val="000000"/>
              </w:rPr>
              <w:t xml:space="preserve">in a theoretical, complete network </w:t>
            </w:r>
          </w:p>
        </w:tc>
        <w:tc>
          <w:tcPr>
            <w:tcW w:w="3870" w:type="dxa"/>
            <w:tcBorders>
              <w:top w:val="nil"/>
              <w:left w:val="nil"/>
              <w:bottom w:val="nil"/>
              <w:right w:val="nil"/>
            </w:tcBorders>
            <w:shd w:val="clear" w:color="auto" w:fill="auto"/>
            <w:vAlign w:val="bottom"/>
          </w:tcPr>
          <w:p w14:paraId="3346DB43" w14:textId="61B171A9" w:rsidR="00523288" w:rsidRPr="005E4647" w:rsidRDefault="00925D81">
            <w:pPr>
              <w:spacing w:line="240" w:lineRule="auto"/>
              <w:rPr>
                <w:rFonts w:ascii="Times New Roman" w:eastAsia="Times New Roman" w:hAnsi="Times New Roman" w:cs="Times New Roman"/>
              </w:rPr>
            </w:pPr>
            <w:r w:rsidRPr="005E4647">
              <w:rPr>
                <w:rFonts w:ascii="Times New Roman" w:eastAsia="Times New Roman" w:hAnsi="Times New Roman" w:cs="Times New Roman"/>
              </w:rPr>
              <w:t>Represents availability of pathways for traveling within a network</w:t>
            </w:r>
          </w:p>
        </w:tc>
      </w:tr>
      <w:tr w:rsidR="00523288" w:rsidRPr="005E4647" w14:paraId="376F05E0" w14:textId="77777777">
        <w:trPr>
          <w:trHeight w:val="510"/>
        </w:trPr>
        <w:tc>
          <w:tcPr>
            <w:tcW w:w="1800" w:type="dxa"/>
            <w:tcBorders>
              <w:top w:val="nil"/>
              <w:left w:val="nil"/>
              <w:bottom w:val="nil"/>
              <w:right w:val="nil"/>
            </w:tcBorders>
            <w:shd w:val="clear" w:color="auto" w:fill="auto"/>
            <w:vAlign w:val="bottom"/>
          </w:tcPr>
          <w:p w14:paraId="4F53FFF8"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Average lake distance (km)</w:t>
            </w:r>
          </w:p>
        </w:tc>
        <w:tc>
          <w:tcPr>
            <w:tcW w:w="4320" w:type="dxa"/>
            <w:tcBorders>
              <w:top w:val="nil"/>
              <w:left w:val="nil"/>
              <w:bottom w:val="nil"/>
              <w:right w:val="nil"/>
            </w:tcBorders>
            <w:shd w:val="clear" w:color="auto" w:fill="auto"/>
            <w:vAlign w:val="bottom"/>
          </w:tcPr>
          <w:p w14:paraId="648FAC2D" w14:textId="6F62538F" w:rsidR="00523288" w:rsidRPr="005E4647" w:rsidRDefault="00925D81">
            <w:pPr>
              <w:spacing w:line="240" w:lineRule="auto"/>
              <w:rPr>
                <w:rFonts w:ascii="Times New Roman" w:eastAsia="Times New Roman" w:hAnsi="Times New Roman" w:cs="Times New Roman"/>
              </w:rPr>
            </w:pPr>
            <w:r w:rsidRPr="005E4647">
              <w:rPr>
                <w:rFonts w:ascii="Times New Roman" w:eastAsia="Times New Roman" w:hAnsi="Times New Roman" w:cs="Times New Roman"/>
              </w:rPr>
              <w:t>Average stream-course distance between lakes</w:t>
            </w:r>
          </w:p>
        </w:tc>
        <w:tc>
          <w:tcPr>
            <w:tcW w:w="3870" w:type="dxa"/>
            <w:tcBorders>
              <w:top w:val="nil"/>
              <w:left w:val="nil"/>
              <w:bottom w:val="nil"/>
              <w:right w:val="nil"/>
            </w:tcBorders>
            <w:shd w:val="clear" w:color="auto" w:fill="auto"/>
            <w:vAlign w:val="bottom"/>
          </w:tcPr>
          <w:p w14:paraId="76CD2771" w14:textId="77777777" w:rsidR="00523288" w:rsidRPr="005E4647" w:rsidRDefault="00925D81">
            <w:pPr>
              <w:spacing w:line="240" w:lineRule="auto"/>
              <w:rPr>
                <w:rFonts w:ascii="Times New Roman" w:eastAsia="Times New Roman" w:hAnsi="Times New Roman" w:cs="Times New Roman"/>
              </w:rPr>
            </w:pPr>
            <w:r w:rsidRPr="005E4647">
              <w:rPr>
                <w:rFonts w:ascii="Times New Roman" w:eastAsia="Times New Roman" w:hAnsi="Times New Roman" w:cs="Times New Roman"/>
              </w:rPr>
              <w:t>Represents density and accessibility of lakes within a network</w:t>
            </w:r>
          </w:p>
        </w:tc>
      </w:tr>
      <w:tr w:rsidR="00523288" w:rsidRPr="005E4647" w14:paraId="0EA0609A" w14:textId="77777777">
        <w:trPr>
          <w:trHeight w:val="1275"/>
        </w:trPr>
        <w:tc>
          <w:tcPr>
            <w:tcW w:w="1800" w:type="dxa"/>
            <w:tcBorders>
              <w:top w:val="nil"/>
              <w:left w:val="nil"/>
              <w:bottom w:val="nil"/>
              <w:right w:val="nil"/>
            </w:tcBorders>
            <w:shd w:val="clear" w:color="auto" w:fill="auto"/>
            <w:vAlign w:val="bottom"/>
          </w:tcPr>
          <w:p w14:paraId="3941248A"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Dam rate</w:t>
            </w:r>
          </w:p>
        </w:tc>
        <w:tc>
          <w:tcPr>
            <w:tcW w:w="4320" w:type="dxa"/>
            <w:tcBorders>
              <w:top w:val="nil"/>
              <w:left w:val="nil"/>
              <w:bottom w:val="nil"/>
              <w:right w:val="nil"/>
            </w:tcBorders>
            <w:shd w:val="clear" w:color="auto" w:fill="auto"/>
            <w:vAlign w:val="bottom"/>
          </w:tcPr>
          <w:p w14:paraId="13238486" w14:textId="05DC4502" w:rsidR="00523288" w:rsidRPr="005E4647" w:rsidRDefault="00F30538">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R</w:t>
            </w:r>
            <w:r w:rsidR="00925D81" w:rsidRPr="005E4647">
              <w:rPr>
                <w:rFonts w:ascii="Times New Roman" w:eastAsia="Times New Roman" w:hAnsi="Times New Roman" w:cs="Times New Roman"/>
                <w:color w:val="000000"/>
              </w:rPr>
              <w:t>atio between the number of lakes and number of dams</w:t>
            </w:r>
            <w:r w:rsidRPr="005E4647">
              <w:rPr>
                <w:rFonts w:ascii="Times New Roman" w:eastAsia="Times New Roman" w:hAnsi="Times New Roman" w:cs="Times New Roman"/>
                <w:color w:val="000000"/>
              </w:rPr>
              <w:t>*</w:t>
            </w:r>
          </w:p>
        </w:tc>
        <w:tc>
          <w:tcPr>
            <w:tcW w:w="3870" w:type="dxa"/>
            <w:tcBorders>
              <w:top w:val="nil"/>
              <w:left w:val="nil"/>
              <w:bottom w:val="nil"/>
              <w:right w:val="nil"/>
            </w:tcBorders>
            <w:shd w:val="clear" w:color="auto" w:fill="auto"/>
            <w:vAlign w:val="bottom"/>
          </w:tcPr>
          <w:p w14:paraId="549FB99B" w14:textId="347249D2"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 xml:space="preserve">Represents </w:t>
            </w:r>
            <w:r w:rsidR="00F30538" w:rsidRPr="005E4647">
              <w:rPr>
                <w:rFonts w:ascii="Times New Roman" w:eastAsia="Times New Roman" w:hAnsi="Times New Roman" w:cs="Times New Roman"/>
                <w:color w:val="000000"/>
              </w:rPr>
              <w:t xml:space="preserve">density of </w:t>
            </w:r>
            <w:r w:rsidRPr="005E4647">
              <w:rPr>
                <w:rFonts w:ascii="Times New Roman" w:eastAsia="Times New Roman" w:hAnsi="Times New Roman" w:cs="Times New Roman"/>
                <w:color w:val="000000"/>
              </w:rPr>
              <w:t>connectivity barriers within networks</w:t>
            </w:r>
          </w:p>
        </w:tc>
      </w:tr>
      <w:tr w:rsidR="00523288" w:rsidRPr="005E4647" w14:paraId="7105A337" w14:textId="77777777">
        <w:trPr>
          <w:trHeight w:val="765"/>
        </w:trPr>
        <w:tc>
          <w:tcPr>
            <w:tcW w:w="1800" w:type="dxa"/>
            <w:tcBorders>
              <w:top w:val="nil"/>
              <w:left w:val="nil"/>
              <w:bottom w:val="nil"/>
              <w:right w:val="nil"/>
            </w:tcBorders>
            <w:shd w:val="clear" w:color="auto" w:fill="auto"/>
            <w:vAlign w:val="bottom"/>
          </w:tcPr>
          <w:p w14:paraId="39A6C000"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Elevation range (m)</w:t>
            </w:r>
          </w:p>
        </w:tc>
        <w:tc>
          <w:tcPr>
            <w:tcW w:w="4320" w:type="dxa"/>
            <w:tcBorders>
              <w:top w:val="nil"/>
              <w:left w:val="nil"/>
              <w:bottom w:val="nil"/>
              <w:right w:val="nil"/>
            </w:tcBorders>
            <w:shd w:val="clear" w:color="auto" w:fill="auto"/>
            <w:vAlign w:val="bottom"/>
          </w:tcPr>
          <w:p w14:paraId="4D20817D" w14:textId="6E500C2E"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 xml:space="preserve">Maximum minus minimum elevation among network </w:t>
            </w:r>
            <w:r w:rsidR="00F30538" w:rsidRPr="005E4647">
              <w:rPr>
                <w:rFonts w:ascii="Times New Roman" w:eastAsia="Times New Roman" w:hAnsi="Times New Roman" w:cs="Times New Roman"/>
                <w:color w:val="000000"/>
              </w:rPr>
              <w:t>lakes</w:t>
            </w:r>
          </w:p>
        </w:tc>
        <w:tc>
          <w:tcPr>
            <w:tcW w:w="3870" w:type="dxa"/>
            <w:tcBorders>
              <w:top w:val="nil"/>
              <w:left w:val="nil"/>
              <w:bottom w:val="nil"/>
              <w:right w:val="nil"/>
            </w:tcBorders>
            <w:shd w:val="clear" w:color="auto" w:fill="auto"/>
            <w:vAlign w:val="bottom"/>
          </w:tcPr>
          <w:p w14:paraId="731468CE" w14:textId="0FF0323B"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Represents more localized climatic heterogeneity accessible within a network for both relatively mobile and sessile species</w:t>
            </w:r>
          </w:p>
        </w:tc>
      </w:tr>
      <w:tr w:rsidR="00523288" w:rsidRPr="005E4647" w14:paraId="1EA2444E" w14:textId="77777777">
        <w:trPr>
          <w:trHeight w:val="765"/>
        </w:trPr>
        <w:tc>
          <w:tcPr>
            <w:tcW w:w="1800" w:type="dxa"/>
            <w:tcBorders>
              <w:top w:val="nil"/>
              <w:left w:val="nil"/>
              <w:bottom w:val="nil"/>
              <w:right w:val="nil"/>
            </w:tcBorders>
            <w:shd w:val="clear" w:color="auto" w:fill="auto"/>
            <w:vAlign w:val="bottom"/>
          </w:tcPr>
          <w:p w14:paraId="005362E8"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Maximum north-south distance (km)</w:t>
            </w:r>
          </w:p>
        </w:tc>
        <w:tc>
          <w:tcPr>
            <w:tcW w:w="4320" w:type="dxa"/>
            <w:tcBorders>
              <w:top w:val="nil"/>
              <w:left w:val="nil"/>
              <w:bottom w:val="nil"/>
              <w:right w:val="nil"/>
            </w:tcBorders>
            <w:shd w:val="clear" w:color="auto" w:fill="auto"/>
            <w:vAlign w:val="bottom"/>
          </w:tcPr>
          <w:p w14:paraId="1A05FD61"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Maximum north-south distance spanned by the network based on lake and stream connections</w:t>
            </w:r>
          </w:p>
        </w:tc>
        <w:tc>
          <w:tcPr>
            <w:tcW w:w="3870" w:type="dxa"/>
            <w:tcBorders>
              <w:top w:val="nil"/>
              <w:left w:val="nil"/>
              <w:bottom w:val="nil"/>
              <w:right w:val="nil"/>
            </w:tcBorders>
            <w:shd w:val="clear" w:color="auto" w:fill="auto"/>
            <w:vAlign w:val="bottom"/>
          </w:tcPr>
          <w:p w14:paraId="72D63453"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Represents large-scale climatic heterogeneity accessible within a network for relatively mobile species</w:t>
            </w:r>
          </w:p>
        </w:tc>
      </w:tr>
      <w:tr w:rsidR="00523288" w:rsidRPr="005E4647" w14:paraId="08629F3D" w14:textId="77777777">
        <w:trPr>
          <w:trHeight w:val="1020"/>
        </w:trPr>
        <w:tc>
          <w:tcPr>
            <w:tcW w:w="1800" w:type="dxa"/>
            <w:tcBorders>
              <w:top w:val="nil"/>
              <w:left w:val="nil"/>
              <w:bottom w:val="nil"/>
              <w:right w:val="nil"/>
            </w:tcBorders>
            <w:shd w:val="clear" w:color="auto" w:fill="auto"/>
            <w:vAlign w:val="bottom"/>
          </w:tcPr>
          <w:p w14:paraId="52231C75"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Minimum cuts</w:t>
            </w:r>
          </w:p>
        </w:tc>
        <w:tc>
          <w:tcPr>
            <w:tcW w:w="4320" w:type="dxa"/>
            <w:tcBorders>
              <w:top w:val="nil"/>
              <w:left w:val="nil"/>
              <w:bottom w:val="nil"/>
              <w:right w:val="nil"/>
            </w:tcBorders>
            <w:shd w:val="clear" w:color="auto" w:fill="auto"/>
            <w:vAlign w:val="bottom"/>
          </w:tcPr>
          <w:p w14:paraId="28079038" w14:textId="3FFEDF9E"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Minimum number of stream reaches to cut needed to undermine maximum north-south distance</w:t>
            </w:r>
          </w:p>
        </w:tc>
        <w:tc>
          <w:tcPr>
            <w:tcW w:w="3870" w:type="dxa"/>
            <w:tcBorders>
              <w:top w:val="nil"/>
              <w:left w:val="nil"/>
              <w:bottom w:val="nil"/>
              <w:right w:val="nil"/>
            </w:tcBorders>
            <w:shd w:val="clear" w:color="auto" w:fill="auto"/>
            <w:vAlign w:val="bottom"/>
          </w:tcPr>
          <w:p w14:paraId="45347468"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Represents susceptibility of a network to fragmentation, particularly in climatic context for relatively mobile species</w:t>
            </w:r>
          </w:p>
        </w:tc>
      </w:tr>
      <w:tr w:rsidR="00523288" w:rsidRPr="005E4647" w14:paraId="50F632B3" w14:textId="77777777">
        <w:trPr>
          <w:trHeight w:val="1530"/>
        </w:trPr>
        <w:tc>
          <w:tcPr>
            <w:tcW w:w="1800" w:type="dxa"/>
            <w:tcBorders>
              <w:top w:val="nil"/>
              <w:left w:val="nil"/>
              <w:bottom w:val="nil"/>
              <w:right w:val="nil"/>
            </w:tcBorders>
            <w:shd w:val="clear" w:color="auto" w:fill="auto"/>
            <w:vAlign w:val="bottom"/>
          </w:tcPr>
          <w:p w14:paraId="4A839863"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Percent articulation points</w:t>
            </w:r>
          </w:p>
        </w:tc>
        <w:tc>
          <w:tcPr>
            <w:tcW w:w="4320" w:type="dxa"/>
            <w:tcBorders>
              <w:top w:val="nil"/>
              <w:left w:val="nil"/>
              <w:bottom w:val="nil"/>
              <w:right w:val="nil"/>
            </w:tcBorders>
            <w:shd w:val="clear" w:color="auto" w:fill="auto"/>
            <w:vAlign w:val="bottom"/>
          </w:tcPr>
          <w:p w14:paraId="3579F4C4" w14:textId="549B4F8D"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 xml:space="preserve">The percent of lakes in the network that are articulation points, which are the lakes in the graph that </w:t>
            </w:r>
            <w:r w:rsidR="00F30538" w:rsidRPr="005E4647">
              <w:rPr>
                <w:rFonts w:ascii="Times New Roman" w:eastAsia="Times New Roman" w:hAnsi="Times New Roman" w:cs="Times New Roman"/>
                <w:color w:val="000000"/>
              </w:rPr>
              <w:t xml:space="preserve">prevent </w:t>
            </w:r>
            <w:r w:rsidRPr="005E4647">
              <w:rPr>
                <w:rFonts w:ascii="Times New Roman" w:eastAsia="Times New Roman" w:hAnsi="Times New Roman" w:cs="Times New Roman"/>
                <w:color w:val="000000"/>
              </w:rPr>
              <w:t xml:space="preserve">separation into multiple </w:t>
            </w:r>
            <w:r w:rsidR="005D42A8" w:rsidRPr="005E4647">
              <w:rPr>
                <w:rFonts w:ascii="Times New Roman" w:eastAsia="Times New Roman" w:hAnsi="Times New Roman" w:cs="Times New Roman"/>
                <w:color w:val="000000"/>
              </w:rPr>
              <w:t>sub</w:t>
            </w:r>
            <w:r w:rsidRPr="005E4647">
              <w:rPr>
                <w:rFonts w:ascii="Times New Roman" w:eastAsia="Times New Roman" w:hAnsi="Times New Roman" w:cs="Times New Roman"/>
                <w:color w:val="000000"/>
              </w:rPr>
              <w:t>networks</w:t>
            </w:r>
            <w:r w:rsidR="00F30538" w:rsidRPr="005E4647">
              <w:rPr>
                <w:rFonts w:ascii="Times New Roman" w:eastAsia="Times New Roman" w:hAnsi="Times New Roman" w:cs="Times New Roman"/>
                <w:color w:val="000000"/>
              </w:rPr>
              <w:t>*</w:t>
            </w:r>
          </w:p>
        </w:tc>
        <w:tc>
          <w:tcPr>
            <w:tcW w:w="3870" w:type="dxa"/>
            <w:tcBorders>
              <w:top w:val="nil"/>
              <w:left w:val="nil"/>
              <w:bottom w:val="nil"/>
              <w:right w:val="nil"/>
            </w:tcBorders>
            <w:shd w:val="clear" w:color="auto" w:fill="auto"/>
            <w:vAlign w:val="bottom"/>
          </w:tcPr>
          <w:p w14:paraId="22AFE523"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Represents susceptibility of a network to fragmentation</w:t>
            </w:r>
          </w:p>
        </w:tc>
      </w:tr>
      <w:tr w:rsidR="00523288" w:rsidRPr="005E4647" w14:paraId="341DE616" w14:textId="77777777">
        <w:trPr>
          <w:trHeight w:val="1785"/>
        </w:trPr>
        <w:tc>
          <w:tcPr>
            <w:tcW w:w="1800" w:type="dxa"/>
            <w:tcBorders>
              <w:top w:val="nil"/>
              <w:left w:val="nil"/>
              <w:bottom w:val="single" w:sz="4" w:space="0" w:color="000000"/>
              <w:right w:val="nil"/>
            </w:tcBorders>
            <w:shd w:val="clear" w:color="auto" w:fill="auto"/>
            <w:vAlign w:val="bottom"/>
          </w:tcPr>
          <w:p w14:paraId="1003E5B5" w14:textId="77777777"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Average betweenness centrality</w:t>
            </w:r>
          </w:p>
        </w:tc>
        <w:tc>
          <w:tcPr>
            <w:tcW w:w="4320" w:type="dxa"/>
            <w:tcBorders>
              <w:top w:val="nil"/>
              <w:left w:val="nil"/>
              <w:bottom w:val="single" w:sz="4" w:space="0" w:color="000000"/>
              <w:right w:val="nil"/>
            </w:tcBorders>
            <w:shd w:val="clear" w:color="auto" w:fill="auto"/>
            <w:vAlign w:val="bottom"/>
          </w:tcPr>
          <w:p w14:paraId="008FFAB8" w14:textId="15FB327D" w:rsidR="00523288" w:rsidRPr="005E4647" w:rsidRDefault="00925D81">
            <w:pPr>
              <w:spacing w:line="240" w:lineRule="auto"/>
              <w:rPr>
                <w:rFonts w:ascii="Times New Roman" w:eastAsia="Times New Roman" w:hAnsi="Times New Roman" w:cs="Times New Roman"/>
                <w:color w:val="000000"/>
              </w:rPr>
            </w:pPr>
            <w:r w:rsidRPr="005E4647">
              <w:rPr>
                <w:rFonts w:ascii="Times New Roman" w:eastAsia="Times New Roman" w:hAnsi="Times New Roman" w:cs="Times New Roman"/>
                <w:color w:val="000000"/>
              </w:rPr>
              <w:t>The number of shortest-distance pairwise stream paths in a network that pass through a lake, averaged across network lakes after normalization by the number of lakes within a network (N) using the formula (2BC)/(N*N-3N+2)</w:t>
            </w:r>
          </w:p>
        </w:tc>
        <w:tc>
          <w:tcPr>
            <w:tcW w:w="3870" w:type="dxa"/>
            <w:tcBorders>
              <w:top w:val="nil"/>
              <w:left w:val="nil"/>
              <w:bottom w:val="single" w:sz="4" w:space="0" w:color="000000"/>
              <w:right w:val="nil"/>
            </w:tcBorders>
            <w:shd w:val="clear" w:color="auto" w:fill="auto"/>
            <w:vAlign w:val="bottom"/>
          </w:tcPr>
          <w:p w14:paraId="2E920D88" w14:textId="77777777" w:rsidR="00523288" w:rsidRPr="005E4647" w:rsidRDefault="00925D81">
            <w:pPr>
              <w:spacing w:line="240" w:lineRule="auto"/>
              <w:rPr>
                <w:rFonts w:ascii="Times New Roman" w:eastAsia="Times New Roman" w:hAnsi="Times New Roman" w:cs="Times New Roman"/>
              </w:rPr>
            </w:pPr>
            <w:r w:rsidRPr="005E4647">
              <w:rPr>
                <w:rFonts w:ascii="Times New Roman" w:eastAsia="Times New Roman" w:hAnsi="Times New Roman" w:cs="Times New Roman"/>
              </w:rPr>
              <w:t>Represents lake importance according to position within a network and the convergence of stream pathways</w:t>
            </w:r>
          </w:p>
        </w:tc>
      </w:tr>
    </w:tbl>
    <w:p w14:paraId="1B1A7924" w14:textId="110ED0E4" w:rsidR="007F13DA" w:rsidRDefault="007F13DA" w:rsidP="007F13DA">
      <w:pPr>
        <w:rPr>
          <w:rFonts w:ascii="Times New Roman" w:eastAsia="Times New Roman" w:hAnsi="Times New Roman" w:cs="Times New Roman"/>
          <w:sz w:val="24"/>
          <w:szCs w:val="24"/>
        </w:rPr>
      </w:pPr>
      <w:r w:rsidRPr="007F13DA">
        <w:rPr>
          <w:rFonts w:ascii="Times New Roman" w:eastAsia="Times New Roman" w:hAnsi="Times New Roman" w:cs="Times New Roman"/>
        </w:rPr>
        <w:t>*variable rescaled such that higher values represent greater connectivity</w:t>
      </w:r>
    </w:p>
    <w:p w14:paraId="3D1D52D5" w14:textId="77777777" w:rsidR="007F13DA" w:rsidRDefault="007F13DA" w:rsidP="007F13DA">
      <w:pPr>
        <w:rPr>
          <w:rFonts w:ascii="Times New Roman" w:eastAsia="Times New Roman" w:hAnsi="Times New Roman" w:cs="Times New Roman"/>
          <w:sz w:val="24"/>
          <w:szCs w:val="24"/>
        </w:rPr>
      </w:pPr>
    </w:p>
    <w:p w14:paraId="6C69E426" w14:textId="61A61FC2" w:rsidR="007F13DA" w:rsidRPr="007F13DA" w:rsidRDefault="007F13DA" w:rsidP="007F13DA">
      <w:pPr>
        <w:rPr>
          <w:rFonts w:ascii="Times New Roman" w:eastAsia="Times New Roman" w:hAnsi="Times New Roman" w:cs="Times New Roman"/>
          <w:sz w:val="24"/>
          <w:szCs w:val="24"/>
        </w:rPr>
        <w:sectPr w:rsidR="007F13DA" w:rsidRPr="007F13DA">
          <w:pgSz w:w="12240" w:h="15840"/>
          <w:pgMar w:top="1440" w:right="1440" w:bottom="1440" w:left="1440" w:header="720" w:footer="720" w:gutter="0"/>
          <w:cols w:space="720"/>
        </w:sectPr>
      </w:pPr>
    </w:p>
    <w:p w14:paraId="31761ED2" w14:textId="77777777" w:rsidR="00F30538" w:rsidRDefault="00F30538">
      <w:pPr>
        <w:rPr>
          <w:rFonts w:ascii="Times New Roman" w:eastAsia="Times New Roman" w:hAnsi="Times New Roman" w:cs="Times New Roman"/>
          <w:sz w:val="24"/>
          <w:szCs w:val="24"/>
        </w:rPr>
      </w:pPr>
    </w:p>
    <w:p w14:paraId="356280C3" w14:textId="0F87543A" w:rsidR="00523288" w:rsidRPr="007F13DA" w:rsidRDefault="00925D81">
      <w:pPr>
        <w:rPr>
          <w:rFonts w:ascii="Times New Roman" w:eastAsia="Times New Roman" w:hAnsi="Times New Roman" w:cs="Times New Roman"/>
          <w:sz w:val="24"/>
          <w:szCs w:val="24"/>
        </w:rPr>
      </w:pPr>
      <w:r w:rsidRPr="007F13DA">
        <w:rPr>
          <w:rFonts w:ascii="Times New Roman" w:eastAsia="Times New Roman" w:hAnsi="Times New Roman" w:cs="Times New Roman"/>
          <w:b/>
          <w:bCs/>
          <w:sz w:val="24"/>
          <w:szCs w:val="24"/>
        </w:rPr>
        <w:t>Table 2</w:t>
      </w:r>
      <w:r w:rsidRPr="007F13DA">
        <w:rPr>
          <w:rFonts w:ascii="Times New Roman" w:eastAsia="Times New Roman" w:hAnsi="Times New Roman" w:cs="Times New Roman"/>
          <w:sz w:val="24"/>
          <w:szCs w:val="24"/>
        </w:rPr>
        <w:t>. Freshwater network connectivity scores and statistics and protection status of networks and hub lakes in the conterminous US for high-scoring networks</w:t>
      </w:r>
    </w:p>
    <w:p w14:paraId="1EF29587" w14:textId="77777777" w:rsidR="00523288" w:rsidRPr="007F13DA" w:rsidRDefault="00523288">
      <w:pPr>
        <w:rPr>
          <w:rFonts w:ascii="Times New Roman" w:eastAsia="Times New Roman" w:hAnsi="Times New Roman" w:cs="Times New Roman"/>
        </w:rPr>
      </w:pPr>
    </w:p>
    <w:tbl>
      <w:tblPr>
        <w:tblStyle w:val="a0"/>
        <w:tblW w:w="10141" w:type="dxa"/>
        <w:tblInd w:w="-90" w:type="dxa"/>
        <w:tblLayout w:type="fixed"/>
        <w:tblLook w:val="0400" w:firstRow="0" w:lastRow="0" w:firstColumn="0" w:lastColumn="0" w:noHBand="0" w:noVBand="1"/>
      </w:tblPr>
      <w:tblGrid>
        <w:gridCol w:w="810"/>
        <w:gridCol w:w="847"/>
        <w:gridCol w:w="2104"/>
        <w:gridCol w:w="1279"/>
        <w:gridCol w:w="900"/>
        <w:gridCol w:w="810"/>
        <w:gridCol w:w="846"/>
        <w:gridCol w:w="1016"/>
        <w:gridCol w:w="1529"/>
      </w:tblGrid>
      <w:tr w:rsidR="00523288" w:rsidRPr="007F13DA" w14:paraId="5F7C6F05" w14:textId="77777777" w:rsidTr="002441B8">
        <w:trPr>
          <w:trHeight w:val="252"/>
        </w:trPr>
        <w:tc>
          <w:tcPr>
            <w:tcW w:w="810" w:type="dxa"/>
            <w:tcBorders>
              <w:top w:val="single" w:sz="4" w:space="0" w:color="000000"/>
              <w:left w:val="nil"/>
              <w:bottom w:val="single" w:sz="4" w:space="0" w:color="000000"/>
              <w:right w:val="nil"/>
            </w:tcBorders>
            <w:shd w:val="clear" w:color="auto" w:fill="auto"/>
            <w:vAlign w:val="bottom"/>
          </w:tcPr>
          <w:p w14:paraId="5B5F29F8"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Rank</w:t>
            </w:r>
          </w:p>
        </w:tc>
        <w:tc>
          <w:tcPr>
            <w:tcW w:w="847" w:type="dxa"/>
            <w:tcBorders>
              <w:top w:val="single" w:sz="4" w:space="0" w:color="000000"/>
              <w:left w:val="nil"/>
              <w:bottom w:val="single" w:sz="4" w:space="0" w:color="000000"/>
              <w:right w:val="nil"/>
            </w:tcBorders>
            <w:shd w:val="clear" w:color="auto" w:fill="auto"/>
            <w:vAlign w:val="bottom"/>
          </w:tcPr>
          <w:p w14:paraId="6CD9E555"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Score</w:t>
            </w:r>
          </w:p>
        </w:tc>
        <w:tc>
          <w:tcPr>
            <w:tcW w:w="2104" w:type="dxa"/>
            <w:tcBorders>
              <w:top w:val="single" w:sz="4" w:space="0" w:color="000000"/>
              <w:left w:val="nil"/>
              <w:bottom w:val="single" w:sz="4" w:space="0" w:color="000000"/>
              <w:right w:val="nil"/>
            </w:tcBorders>
            <w:shd w:val="clear" w:color="auto" w:fill="auto"/>
            <w:vAlign w:val="bottom"/>
          </w:tcPr>
          <w:p w14:paraId="7E3FF0B3"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Network</w:t>
            </w:r>
          </w:p>
        </w:tc>
        <w:tc>
          <w:tcPr>
            <w:tcW w:w="1279" w:type="dxa"/>
            <w:tcBorders>
              <w:top w:val="single" w:sz="4" w:space="0" w:color="000000"/>
              <w:left w:val="nil"/>
              <w:bottom w:val="single" w:sz="4" w:space="0" w:color="000000"/>
              <w:right w:val="nil"/>
            </w:tcBorders>
            <w:shd w:val="clear" w:color="auto" w:fill="auto"/>
            <w:vAlign w:val="bottom"/>
          </w:tcPr>
          <w:p w14:paraId="760208EC"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Ecoregion</w:t>
            </w:r>
          </w:p>
        </w:tc>
        <w:tc>
          <w:tcPr>
            <w:tcW w:w="900" w:type="dxa"/>
            <w:tcBorders>
              <w:top w:val="single" w:sz="4" w:space="0" w:color="000000"/>
              <w:left w:val="nil"/>
              <w:bottom w:val="single" w:sz="4" w:space="0" w:color="000000"/>
              <w:right w:val="nil"/>
            </w:tcBorders>
            <w:shd w:val="clear" w:color="auto" w:fill="auto"/>
            <w:vAlign w:val="bottom"/>
          </w:tcPr>
          <w:p w14:paraId="471D365A"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Lakes</w:t>
            </w:r>
          </w:p>
        </w:tc>
        <w:tc>
          <w:tcPr>
            <w:tcW w:w="810" w:type="dxa"/>
            <w:tcBorders>
              <w:top w:val="single" w:sz="4" w:space="0" w:color="000000"/>
              <w:left w:val="nil"/>
              <w:bottom w:val="single" w:sz="4" w:space="0" w:color="000000"/>
              <w:right w:val="nil"/>
            </w:tcBorders>
            <w:shd w:val="clear" w:color="auto" w:fill="auto"/>
            <w:vAlign w:val="bottom"/>
          </w:tcPr>
          <w:p w14:paraId="46BAF4D5"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Hubs</w:t>
            </w:r>
          </w:p>
        </w:tc>
        <w:tc>
          <w:tcPr>
            <w:tcW w:w="846" w:type="dxa"/>
            <w:tcBorders>
              <w:top w:val="single" w:sz="4" w:space="0" w:color="000000"/>
              <w:left w:val="nil"/>
              <w:bottom w:val="single" w:sz="4" w:space="0" w:color="000000"/>
              <w:right w:val="nil"/>
            </w:tcBorders>
            <w:shd w:val="clear" w:color="auto" w:fill="auto"/>
            <w:vAlign w:val="bottom"/>
          </w:tcPr>
          <w:p w14:paraId="0D4F7CED"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Dams</w:t>
            </w:r>
          </w:p>
        </w:tc>
        <w:tc>
          <w:tcPr>
            <w:tcW w:w="1016" w:type="dxa"/>
            <w:tcBorders>
              <w:top w:val="single" w:sz="4" w:space="0" w:color="000000"/>
              <w:left w:val="nil"/>
              <w:bottom w:val="single" w:sz="4" w:space="0" w:color="000000"/>
              <w:right w:val="nil"/>
            </w:tcBorders>
            <w:shd w:val="clear" w:color="auto" w:fill="auto"/>
            <w:vAlign w:val="bottom"/>
          </w:tcPr>
          <w:p w14:paraId="3D785901"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Dam rate*</w:t>
            </w:r>
          </w:p>
        </w:tc>
        <w:tc>
          <w:tcPr>
            <w:tcW w:w="1529" w:type="dxa"/>
            <w:tcBorders>
              <w:top w:val="single" w:sz="4" w:space="0" w:color="000000"/>
              <w:left w:val="nil"/>
              <w:bottom w:val="single" w:sz="4" w:space="0" w:color="000000"/>
              <w:right w:val="nil"/>
            </w:tcBorders>
            <w:shd w:val="clear" w:color="auto" w:fill="auto"/>
            <w:vAlign w:val="bottom"/>
          </w:tcPr>
          <w:p w14:paraId="4CFB4B16" w14:textId="77777777" w:rsidR="00523288" w:rsidRPr="007F13DA" w:rsidRDefault="00925D81">
            <w:pPr>
              <w:spacing w:line="240" w:lineRule="auto"/>
              <w:jc w:val="center"/>
              <w:rPr>
                <w:rFonts w:ascii="Times New Roman" w:eastAsia="Times New Roman" w:hAnsi="Times New Roman" w:cs="Times New Roman"/>
                <w:b/>
                <w:color w:val="000000"/>
              </w:rPr>
            </w:pPr>
            <w:r w:rsidRPr="007F13DA">
              <w:rPr>
                <w:rFonts w:ascii="Times New Roman" w:eastAsia="Times New Roman" w:hAnsi="Times New Roman" w:cs="Times New Roman"/>
                <w:b/>
                <w:color w:val="000000"/>
              </w:rPr>
              <w:t>North-South distance (km)</w:t>
            </w:r>
          </w:p>
        </w:tc>
      </w:tr>
      <w:tr w:rsidR="00523288" w:rsidRPr="007F13DA" w14:paraId="0F20FDE9" w14:textId="77777777" w:rsidTr="002441B8">
        <w:trPr>
          <w:trHeight w:val="300"/>
        </w:trPr>
        <w:tc>
          <w:tcPr>
            <w:tcW w:w="810" w:type="dxa"/>
            <w:tcBorders>
              <w:top w:val="nil"/>
              <w:left w:val="nil"/>
              <w:bottom w:val="nil"/>
              <w:right w:val="nil"/>
            </w:tcBorders>
            <w:shd w:val="clear" w:color="auto" w:fill="auto"/>
            <w:vAlign w:val="bottom"/>
          </w:tcPr>
          <w:p w14:paraId="43BBFF7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w:t>
            </w:r>
          </w:p>
        </w:tc>
        <w:tc>
          <w:tcPr>
            <w:tcW w:w="847" w:type="dxa"/>
            <w:tcBorders>
              <w:top w:val="nil"/>
              <w:left w:val="nil"/>
              <w:bottom w:val="nil"/>
              <w:right w:val="nil"/>
            </w:tcBorders>
            <w:shd w:val="clear" w:color="auto" w:fill="auto"/>
            <w:vAlign w:val="bottom"/>
          </w:tcPr>
          <w:p w14:paraId="1E443A3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12.02</w:t>
            </w:r>
          </w:p>
        </w:tc>
        <w:tc>
          <w:tcPr>
            <w:tcW w:w="2104" w:type="dxa"/>
            <w:tcBorders>
              <w:top w:val="nil"/>
              <w:left w:val="nil"/>
              <w:bottom w:val="nil"/>
              <w:right w:val="nil"/>
            </w:tcBorders>
            <w:shd w:val="clear" w:color="auto" w:fill="auto"/>
            <w:vAlign w:val="bottom"/>
          </w:tcPr>
          <w:p w14:paraId="3A7B3756"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Colorado River</w:t>
            </w:r>
          </w:p>
        </w:tc>
        <w:tc>
          <w:tcPr>
            <w:tcW w:w="1279" w:type="dxa"/>
            <w:tcBorders>
              <w:top w:val="nil"/>
              <w:left w:val="nil"/>
              <w:bottom w:val="nil"/>
              <w:right w:val="nil"/>
            </w:tcBorders>
            <w:shd w:val="clear" w:color="auto" w:fill="auto"/>
            <w:vAlign w:val="bottom"/>
          </w:tcPr>
          <w:p w14:paraId="2406BDC7"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WMT</w:t>
            </w:r>
          </w:p>
        </w:tc>
        <w:tc>
          <w:tcPr>
            <w:tcW w:w="900" w:type="dxa"/>
            <w:tcBorders>
              <w:top w:val="nil"/>
              <w:left w:val="nil"/>
              <w:bottom w:val="nil"/>
              <w:right w:val="nil"/>
            </w:tcBorders>
            <w:shd w:val="clear" w:color="auto" w:fill="auto"/>
            <w:vAlign w:val="bottom"/>
          </w:tcPr>
          <w:p w14:paraId="31AB457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2027</w:t>
            </w:r>
          </w:p>
        </w:tc>
        <w:tc>
          <w:tcPr>
            <w:tcW w:w="810" w:type="dxa"/>
            <w:tcBorders>
              <w:top w:val="nil"/>
              <w:left w:val="nil"/>
              <w:bottom w:val="nil"/>
              <w:right w:val="nil"/>
            </w:tcBorders>
            <w:shd w:val="clear" w:color="auto" w:fill="auto"/>
            <w:vAlign w:val="bottom"/>
          </w:tcPr>
          <w:p w14:paraId="1295060E"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42</w:t>
            </w:r>
          </w:p>
        </w:tc>
        <w:tc>
          <w:tcPr>
            <w:tcW w:w="846" w:type="dxa"/>
            <w:tcBorders>
              <w:top w:val="nil"/>
              <w:left w:val="nil"/>
              <w:bottom w:val="nil"/>
              <w:right w:val="nil"/>
            </w:tcBorders>
            <w:shd w:val="clear" w:color="auto" w:fill="auto"/>
            <w:vAlign w:val="bottom"/>
          </w:tcPr>
          <w:p w14:paraId="7A160B6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954</w:t>
            </w:r>
          </w:p>
        </w:tc>
        <w:tc>
          <w:tcPr>
            <w:tcW w:w="1016" w:type="dxa"/>
            <w:tcBorders>
              <w:top w:val="nil"/>
              <w:left w:val="nil"/>
              <w:bottom w:val="nil"/>
              <w:right w:val="nil"/>
            </w:tcBorders>
            <w:shd w:val="clear" w:color="auto" w:fill="auto"/>
            <w:vAlign w:val="bottom"/>
          </w:tcPr>
          <w:p w14:paraId="3AC0FAE3"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47.1%</w:t>
            </w:r>
          </w:p>
        </w:tc>
        <w:tc>
          <w:tcPr>
            <w:tcW w:w="1529" w:type="dxa"/>
            <w:tcBorders>
              <w:top w:val="nil"/>
              <w:left w:val="nil"/>
              <w:bottom w:val="nil"/>
              <w:right w:val="nil"/>
            </w:tcBorders>
            <w:shd w:val="clear" w:color="auto" w:fill="auto"/>
            <w:vAlign w:val="bottom"/>
          </w:tcPr>
          <w:p w14:paraId="1865A96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1,330.34</w:t>
            </w:r>
          </w:p>
        </w:tc>
      </w:tr>
      <w:tr w:rsidR="00523288" w:rsidRPr="007F13DA" w14:paraId="01D9FF71" w14:textId="77777777" w:rsidTr="002441B8">
        <w:trPr>
          <w:trHeight w:val="300"/>
        </w:trPr>
        <w:tc>
          <w:tcPr>
            <w:tcW w:w="810" w:type="dxa"/>
            <w:tcBorders>
              <w:top w:val="nil"/>
              <w:left w:val="nil"/>
              <w:bottom w:val="nil"/>
              <w:right w:val="nil"/>
            </w:tcBorders>
            <w:shd w:val="clear" w:color="auto" w:fill="auto"/>
            <w:vAlign w:val="bottom"/>
          </w:tcPr>
          <w:p w14:paraId="7FB9822C"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w:t>
            </w:r>
          </w:p>
        </w:tc>
        <w:tc>
          <w:tcPr>
            <w:tcW w:w="847" w:type="dxa"/>
            <w:tcBorders>
              <w:top w:val="nil"/>
              <w:left w:val="nil"/>
              <w:bottom w:val="nil"/>
              <w:right w:val="nil"/>
            </w:tcBorders>
            <w:shd w:val="clear" w:color="auto" w:fill="auto"/>
            <w:vAlign w:val="bottom"/>
          </w:tcPr>
          <w:p w14:paraId="0AC3CA7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9.49</w:t>
            </w:r>
          </w:p>
        </w:tc>
        <w:tc>
          <w:tcPr>
            <w:tcW w:w="2104" w:type="dxa"/>
            <w:tcBorders>
              <w:top w:val="nil"/>
              <w:left w:val="nil"/>
              <w:bottom w:val="nil"/>
              <w:right w:val="nil"/>
            </w:tcBorders>
            <w:shd w:val="clear" w:color="auto" w:fill="auto"/>
            <w:vAlign w:val="bottom"/>
          </w:tcPr>
          <w:p w14:paraId="143B3A6F"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Rio Grande</w:t>
            </w:r>
          </w:p>
        </w:tc>
        <w:tc>
          <w:tcPr>
            <w:tcW w:w="1279" w:type="dxa"/>
            <w:tcBorders>
              <w:top w:val="nil"/>
              <w:left w:val="nil"/>
              <w:bottom w:val="nil"/>
              <w:right w:val="nil"/>
            </w:tcBorders>
            <w:shd w:val="clear" w:color="auto" w:fill="auto"/>
            <w:vAlign w:val="bottom"/>
          </w:tcPr>
          <w:p w14:paraId="3F3D69D3"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SPL</w:t>
            </w:r>
          </w:p>
        </w:tc>
        <w:tc>
          <w:tcPr>
            <w:tcW w:w="900" w:type="dxa"/>
            <w:tcBorders>
              <w:top w:val="nil"/>
              <w:left w:val="nil"/>
              <w:bottom w:val="nil"/>
              <w:right w:val="nil"/>
            </w:tcBorders>
            <w:shd w:val="clear" w:color="auto" w:fill="auto"/>
            <w:vAlign w:val="bottom"/>
          </w:tcPr>
          <w:p w14:paraId="321191A7"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536</w:t>
            </w:r>
          </w:p>
        </w:tc>
        <w:tc>
          <w:tcPr>
            <w:tcW w:w="810" w:type="dxa"/>
            <w:tcBorders>
              <w:top w:val="nil"/>
              <w:left w:val="nil"/>
              <w:bottom w:val="nil"/>
              <w:right w:val="nil"/>
            </w:tcBorders>
            <w:shd w:val="clear" w:color="auto" w:fill="auto"/>
            <w:vAlign w:val="bottom"/>
          </w:tcPr>
          <w:p w14:paraId="670D90E0"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13</w:t>
            </w:r>
          </w:p>
        </w:tc>
        <w:tc>
          <w:tcPr>
            <w:tcW w:w="846" w:type="dxa"/>
            <w:tcBorders>
              <w:top w:val="nil"/>
              <w:left w:val="nil"/>
              <w:bottom w:val="nil"/>
              <w:right w:val="nil"/>
            </w:tcBorders>
            <w:shd w:val="clear" w:color="auto" w:fill="auto"/>
            <w:vAlign w:val="bottom"/>
          </w:tcPr>
          <w:p w14:paraId="0E7BE01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388</w:t>
            </w:r>
          </w:p>
        </w:tc>
        <w:tc>
          <w:tcPr>
            <w:tcW w:w="1016" w:type="dxa"/>
            <w:tcBorders>
              <w:top w:val="nil"/>
              <w:left w:val="nil"/>
              <w:bottom w:val="nil"/>
              <w:right w:val="nil"/>
            </w:tcBorders>
            <w:shd w:val="clear" w:color="auto" w:fill="auto"/>
            <w:vAlign w:val="bottom"/>
          </w:tcPr>
          <w:p w14:paraId="41503F0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72.4%</w:t>
            </w:r>
          </w:p>
        </w:tc>
        <w:tc>
          <w:tcPr>
            <w:tcW w:w="1529" w:type="dxa"/>
            <w:tcBorders>
              <w:top w:val="nil"/>
              <w:left w:val="nil"/>
              <w:bottom w:val="nil"/>
              <w:right w:val="nil"/>
            </w:tcBorders>
            <w:shd w:val="clear" w:color="auto" w:fill="auto"/>
            <w:vAlign w:val="bottom"/>
          </w:tcPr>
          <w:p w14:paraId="3E8EA844"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1,312.70</w:t>
            </w:r>
          </w:p>
        </w:tc>
      </w:tr>
      <w:tr w:rsidR="00523288" w:rsidRPr="007F13DA" w14:paraId="75DDA4C0" w14:textId="77777777" w:rsidTr="002441B8">
        <w:trPr>
          <w:trHeight w:val="300"/>
        </w:trPr>
        <w:tc>
          <w:tcPr>
            <w:tcW w:w="810" w:type="dxa"/>
            <w:tcBorders>
              <w:top w:val="nil"/>
              <w:left w:val="nil"/>
              <w:bottom w:val="nil"/>
              <w:right w:val="nil"/>
            </w:tcBorders>
            <w:shd w:val="clear" w:color="auto" w:fill="auto"/>
            <w:vAlign w:val="bottom"/>
          </w:tcPr>
          <w:p w14:paraId="2329312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w:t>
            </w:r>
          </w:p>
        </w:tc>
        <w:tc>
          <w:tcPr>
            <w:tcW w:w="847" w:type="dxa"/>
            <w:tcBorders>
              <w:top w:val="nil"/>
              <w:left w:val="nil"/>
              <w:bottom w:val="nil"/>
              <w:right w:val="nil"/>
            </w:tcBorders>
            <w:shd w:val="clear" w:color="auto" w:fill="auto"/>
            <w:vAlign w:val="bottom"/>
          </w:tcPr>
          <w:p w14:paraId="7E4F40E4"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8.10</w:t>
            </w:r>
          </w:p>
        </w:tc>
        <w:tc>
          <w:tcPr>
            <w:tcW w:w="2104" w:type="dxa"/>
            <w:tcBorders>
              <w:top w:val="nil"/>
              <w:left w:val="nil"/>
              <w:bottom w:val="nil"/>
              <w:right w:val="nil"/>
            </w:tcBorders>
            <w:shd w:val="clear" w:color="auto" w:fill="auto"/>
            <w:vAlign w:val="bottom"/>
          </w:tcPr>
          <w:p w14:paraId="4179639D"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Columbia River</w:t>
            </w:r>
          </w:p>
        </w:tc>
        <w:tc>
          <w:tcPr>
            <w:tcW w:w="1279" w:type="dxa"/>
            <w:tcBorders>
              <w:top w:val="nil"/>
              <w:left w:val="nil"/>
              <w:bottom w:val="nil"/>
              <w:right w:val="nil"/>
            </w:tcBorders>
            <w:shd w:val="clear" w:color="auto" w:fill="auto"/>
            <w:vAlign w:val="bottom"/>
          </w:tcPr>
          <w:p w14:paraId="68EF5061"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WMT</w:t>
            </w:r>
          </w:p>
        </w:tc>
        <w:tc>
          <w:tcPr>
            <w:tcW w:w="900" w:type="dxa"/>
            <w:tcBorders>
              <w:top w:val="nil"/>
              <w:left w:val="nil"/>
              <w:bottom w:val="nil"/>
              <w:right w:val="nil"/>
            </w:tcBorders>
            <w:shd w:val="clear" w:color="auto" w:fill="auto"/>
            <w:vAlign w:val="bottom"/>
          </w:tcPr>
          <w:p w14:paraId="3FEB8AF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2397</w:t>
            </w:r>
          </w:p>
        </w:tc>
        <w:tc>
          <w:tcPr>
            <w:tcW w:w="810" w:type="dxa"/>
            <w:tcBorders>
              <w:top w:val="nil"/>
              <w:left w:val="nil"/>
              <w:bottom w:val="nil"/>
              <w:right w:val="nil"/>
            </w:tcBorders>
            <w:shd w:val="clear" w:color="auto" w:fill="auto"/>
            <w:vAlign w:val="bottom"/>
          </w:tcPr>
          <w:p w14:paraId="4A3F8EA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55</w:t>
            </w:r>
          </w:p>
        </w:tc>
        <w:tc>
          <w:tcPr>
            <w:tcW w:w="846" w:type="dxa"/>
            <w:tcBorders>
              <w:top w:val="nil"/>
              <w:left w:val="nil"/>
              <w:bottom w:val="nil"/>
              <w:right w:val="nil"/>
            </w:tcBorders>
            <w:shd w:val="clear" w:color="auto" w:fill="auto"/>
            <w:vAlign w:val="bottom"/>
          </w:tcPr>
          <w:p w14:paraId="03519EB4"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915</w:t>
            </w:r>
          </w:p>
        </w:tc>
        <w:tc>
          <w:tcPr>
            <w:tcW w:w="1016" w:type="dxa"/>
            <w:tcBorders>
              <w:top w:val="nil"/>
              <w:left w:val="nil"/>
              <w:bottom w:val="nil"/>
              <w:right w:val="nil"/>
            </w:tcBorders>
            <w:shd w:val="clear" w:color="auto" w:fill="auto"/>
            <w:vAlign w:val="bottom"/>
          </w:tcPr>
          <w:p w14:paraId="6D420BAC"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38.2%</w:t>
            </w:r>
          </w:p>
        </w:tc>
        <w:tc>
          <w:tcPr>
            <w:tcW w:w="1529" w:type="dxa"/>
            <w:tcBorders>
              <w:top w:val="nil"/>
              <w:left w:val="nil"/>
              <w:bottom w:val="nil"/>
              <w:right w:val="nil"/>
            </w:tcBorders>
            <w:shd w:val="clear" w:color="auto" w:fill="auto"/>
            <w:vAlign w:val="bottom"/>
          </w:tcPr>
          <w:p w14:paraId="19C6ACBE"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820.36</w:t>
            </w:r>
          </w:p>
        </w:tc>
      </w:tr>
      <w:tr w:rsidR="00523288" w:rsidRPr="007F13DA" w14:paraId="7F779C07" w14:textId="77777777" w:rsidTr="002441B8">
        <w:trPr>
          <w:trHeight w:val="300"/>
        </w:trPr>
        <w:tc>
          <w:tcPr>
            <w:tcW w:w="810" w:type="dxa"/>
            <w:tcBorders>
              <w:top w:val="nil"/>
              <w:left w:val="nil"/>
              <w:bottom w:val="nil"/>
              <w:right w:val="nil"/>
            </w:tcBorders>
            <w:shd w:val="clear" w:color="auto" w:fill="auto"/>
            <w:vAlign w:val="bottom"/>
          </w:tcPr>
          <w:p w14:paraId="53064EA3"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w:t>
            </w:r>
          </w:p>
        </w:tc>
        <w:tc>
          <w:tcPr>
            <w:tcW w:w="847" w:type="dxa"/>
            <w:tcBorders>
              <w:top w:val="nil"/>
              <w:left w:val="nil"/>
              <w:bottom w:val="nil"/>
              <w:right w:val="nil"/>
            </w:tcBorders>
            <w:shd w:val="clear" w:color="auto" w:fill="auto"/>
            <w:vAlign w:val="bottom"/>
          </w:tcPr>
          <w:p w14:paraId="3403AAD7"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6.70</w:t>
            </w:r>
          </w:p>
        </w:tc>
        <w:tc>
          <w:tcPr>
            <w:tcW w:w="2104" w:type="dxa"/>
            <w:tcBorders>
              <w:top w:val="nil"/>
              <w:left w:val="nil"/>
              <w:bottom w:val="nil"/>
              <w:right w:val="nil"/>
            </w:tcBorders>
            <w:shd w:val="clear" w:color="auto" w:fill="auto"/>
            <w:vAlign w:val="bottom"/>
          </w:tcPr>
          <w:p w14:paraId="0BBDDBF7" w14:textId="60CC9763"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Sacramento/San Joaquin</w:t>
            </w:r>
          </w:p>
        </w:tc>
        <w:tc>
          <w:tcPr>
            <w:tcW w:w="1279" w:type="dxa"/>
            <w:tcBorders>
              <w:top w:val="nil"/>
              <w:left w:val="nil"/>
              <w:bottom w:val="nil"/>
              <w:right w:val="nil"/>
            </w:tcBorders>
            <w:shd w:val="clear" w:color="auto" w:fill="auto"/>
            <w:vAlign w:val="bottom"/>
          </w:tcPr>
          <w:p w14:paraId="0DAC4EC0"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WMT</w:t>
            </w:r>
          </w:p>
        </w:tc>
        <w:tc>
          <w:tcPr>
            <w:tcW w:w="900" w:type="dxa"/>
            <w:tcBorders>
              <w:top w:val="nil"/>
              <w:left w:val="nil"/>
              <w:bottom w:val="nil"/>
              <w:right w:val="nil"/>
            </w:tcBorders>
            <w:shd w:val="clear" w:color="auto" w:fill="auto"/>
            <w:vAlign w:val="bottom"/>
          </w:tcPr>
          <w:p w14:paraId="2655E22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1780</w:t>
            </w:r>
          </w:p>
        </w:tc>
        <w:tc>
          <w:tcPr>
            <w:tcW w:w="810" w:type="dxa"/>
            <w:tcBorders>
              <w:top w:val="nil"/>
              <w:left w:val="nil"/>
              <w:bottom w:val="nil"/>
              <w:right w:val="nil"/>
            </w:tcBorders>
            <w:shd w:val="clear" w:color="auto" w:fill="auto"/>
            <w:vAlign w:val="bottom"/>
          </w:tcPr>
          <w:p w14:paraId="47D2F50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49</w:t>
            </w:r>
          </w:p>
        </w:tc>
        <w:tc>
          <w:tcPr>
            <w:tcW w:w="846" w:type="dxa"/>
            <w:tcBorders>
              <w:top w:val="nil"/>
              <w:left w:val="nil"/>
              <w:bottom w:val="nil"/>
              <w:right w:val="nil"/>
            </w:tcBorders>
            <w:shd w:val="clear" w:color="auto" w:fill="auto"/>
            <w:vAlign w:val="bottom"/>
          </w:tcPr>
          <w:p w14:paraId="030EB9C1"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484</w:t>
            </w:r>
          </w:p>
        </w:tc>
        <w:tc>
          <w:tcPr>
            <w:tcW w:w="1016" w:type="dxa"/>
            <w:tcBorders>
              <w:top w:val="nil"/>
              <w:left w:val="nil"/>
              <w:bottom w:val="nil"/>
              <w:right w:val="nil"/>
            </w:tcBorders>
            <w:shd w:val="clear" w:color="auto" w:fill="auto"/>
            <w:vAlign w:val="bottom"/>
          </w:tcPr>
          <w:p w14:paraId="66F8DB08"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27.2%</w:t>
            </w:r>
          </w:p>
        </w:tc>
        <w:tc>
          <w:tcPr>
            <w:tcW w:w="1529" w:type="dxa"/>
            <w:tcBorders>
              <w:top w:val="nil"/>
              <w:left w:val="nil"/>
              <w:bottom w:val="nil"/>
              <w:right w:val="nil"/>
            </w:tcBorders>
            <w:shd w:val="clear" w:color="auto" w:fill="auto"/>
            <w:vAlign w:val="bottom"/>
          </w:tcPr>
          <w:p w14:paraId="73F7AB68"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629.52</w:t>
            </w:r>
          </w:p>
        </w:tc>
      </w:tr>
      <w:tr w:rsidR="00523288" w:rsidRPr="007F13DA" w14:paraId="417171E6" w14:textId="77777777" w:rsidTr="002441B8">
        <w:trPr>
          <w:trHeight w:val="300"/>
        </w:trPr>
        <w:tc>
          <w:tcPr>
            <w:tcW w:w="810" w:type="dxa"/>
            <w:tcBorders>
              <w:top w:val="nil"/>
              <w:left w:val="nil"/>
              <w:bottom w:val="nil"/>
              <w:right w:val="nil"/>
            </w:tcBorders>
            <w:shd w:val="clear" w:color="auto" w:fill="auto"/>
            <w:vAlign w:val="bottom"/>
          </w:tcPr>
          <w:p w14:paraId="2AA9C470"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w:t>
            </w:r>
          </w:p>
        </w:tc>
        <w:tc>
          <w:tcPr>
            <w:tcW w:w="847" w:type="dxa"/>
            <w:tcBorders>
              <w:top w:val="nil"/>
              <w:left w:val="nil"/>
              <w:bottom w:val="nil"/>
              <w:right w:val="nil"/>
            </w:tcBorders>
            <w:shd w:val="clear" w:color="auto" w:fill="auto"/>
            <w:vAlign w:val="bottom"/>
          </w:tcPr>
          <w:p w14:paraId="4DE1B4F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6.21</w:t>
            </w:r>
          </w:p>
        </w:tc>
        <w:tc>
          <w:tcPr>
            <w:tcW w:w="2104" w:type="dxa"/>
            <w:tcBorders>
              <w:top w:val="nil"/>
              <w:left w:val="nil"/>
              <w:bottom w:val="nil"/>
              <w:right w:val="nil"/>
            </w:tcBorders>
            <w:shd w:val="clear" w:color="auto" w:fill="auto"/>
            <w:vAlign w:val="bottom"/>
          </w:tcPr>
          <w:p w14:paraId="66E804A7"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Brazos River</w:t>
            </w:r>
          </w:p>
        </w:tc>
        <w:tc>
          <w:tcPr>
            <w:tcW w:w="1279" w:type="dxa"/>
            <w:tcBorders>
              <w:top w:val="nil"/>
              <w:left w:val="nil"/>
              <w:bottom w:val="nil"/>
              <w:right w:val="nil"/>
            </w:tcBorders>
            <w:shd w:val="clear" w:color="auto" w:fill="auto"/>
            <w:vAlign w:val="bottom"/>
          </w:tcPr>
          <w:p w14:paraId="6E0758DA"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SPL</w:t>
            </w:r>
          </w:p>
        </w:tc>
        <w:tc>
          <w:tcPr>
            <w:tcW w:w="900" w:type="dxa"/>
            <w:tcBorders>
              <w:top w:val="nil"/>
              <w:left w:val="nil"/>
              <w:bottom w:val="nil"/>
              <w:right w:val="nil"/>
            </w:tcBorders>
            <w:shd w:val="clear" w:color="auto" w:fill="auto"/>
            <w:vAlign w:val="bottom"/>
          </w:tcPr>
          <w:p w14:paraId="2AE8896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1529</w:t>
            </w:r>
          </w:p>
        </w:tc>
        <w:tc>
          <w:tcPr>
            <w:tcW w:w="810" w:type="dxa"/>
            <w:tcBorders>
              <w:top w:val="nil"/>
              <w:left w:val="nil"/>
              <w:bottom w:val="nil"/>
              <w:right w:val="nil"/>
            </w:tcBorders>
            <w:shd w:val="clear" w:color="auto" w:fill="auto"/>
            <w:vAlign w:val="bottom"/>
          </w:tcPr>
          <w:p w14:paraId="35EBDE9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22</w:t>
            </w:r>
          </w:p>
        </w:tc>
        <w:tc>
          <w:tcPr>
            <w:tcW w:w="846" w:type="dxa"/>
            <w:tcBorders>
              <w:top w:val="nil"/>
              <w:left w:val="nil"/>
              <w:bottom w:val="nil"/>
              <w:right w:val="nil"/>
            </w:tcBorders>
            <w:shd w:val="clear" w:color="auto" w:fill="auto"/>
            <w:vAlign w:val="bottom"/>
          </w:tcPr>
          <w:p w14:paraId="34C79DE7"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1273</w:t>
            </w:r>
          </w:p>
        </w:tc>
        <w:tc>
          <w:tcPr>
            <w:tcW w:w="1016" w:type="dxa"/>
            <w:tcBorders>
              <w:top w:val="nil"/>
              <w:left w:val="nil"/>
              <w:bottom w:val="nil"/>
              <w:right w:val="nil"/>
            </w:tcBorders>
            <w:shd w:val="clear" w:color="auto" w:fill="auto"/>
            <w:vAlign w:val="bottom"/>
          </w:tcPr>
          <w:p w14:paraId="6901663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83.3%</w:t>
            </w:r>
          </w:p>
        </w:tc>
        <w:tc>
          <w:tcPr>
            <w:tcW w:w="1529" w:type="dxa"/>
            <w:tcBorders>
              <w:top w:val="nil"/>
              <w:left w:val="nil"/>
              <w:bottom w:val="nil"/>
              <w:right w:val="nil"/>
            </w:tcBorders>
            <w:shd w:val="clear" w:color="auto" w:fill="auto"/>
            <w:vAlign w:val="bottom"/>
          </w:tcPr>
          <w:p w14:paraId="75BBD1ED"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611.93</w:t>
            </w:r>
          </w:p>
        </w:tc>
      </w:tr>
      <w:tr w:rsidR="00523288" w:rsidRPr="007F13DA" w14:paraId="0BFA2F1A" w14:textId="77777777" w:rsidTr="002441B8">
        <w:trPr>
          <w:trHeight w:val="300"/>
        </w:trPr>
        <w:tc>
          <w:tcPr>
            <w:tcW w:w="810" w:type="dxa"/>
            <w:tcBorders>
              <w:top w:val="nil"/>
              <w:left w:val="nil"/>
              <w:bottom w:val="nil"/>
              <w:right w:val="nil"/>
            </w:tcBorders>
            <w:shd w:val="clear" w:color="auto" w:fill="auto"/>
            <w:vAlign w:val="bottom"/>
          </w:tcPr>
          <w:p w14:paraId="382B67B0"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6</w:t>
            </w:r>
          </w:p>
        </w:tc>
        <w:tc>
          <w:tcPr>
            <w:tcW w:w="847" w:type="dxa"/>
            <w:tcBorders>
              <w:top w:val="nil"/>
              <w:left w:val="nil"/>
              <w:bottom w:val="nil"/>
              <w:right w:val="nil"/>
            </w:tcBorders>
            <w:shd w:val="clear" w:color="auto" w:fill="auto"/>
            <w:vAlign w:val="bottom"/>
          </w:tcPr>
          <w:p w14:paraId="74358A53"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5.67</w:t>
            </w:r>
          </w:p>
        </w:tc>
        <w:tc>
          <w:tcPr>
            <w:tcW w:w="2104" w:type="dxa"/>
            <w:tcBorders>
              <w:top w:val="nil"/>
              <w:left w:val="nil"/>
              <w:bottom w:val="nil"/>
              <w:right w:val="nil"/>
            </w:tcBorders>
            <w:shd w:val="clear" w:color="auto" w:fill="auto"/>
            <w:vAlign w:val="bottom"/>
          </w:tcPr>
          <w:p w14:paraId="4508859E"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Susquehanna-Hudson</w:t>
            </w:r>
          </w:p>
        </w:tc>
        <w:tc>
          <w:tcPr>
            <w:tcW w:w="1279" w:type="dxa"/>
            <w:tcBorders>
              <w:top w:val="nil"/>
              <w:left w:val="nil"/>
              <w:bottom w:val="nil"/>
              <w:right w:val="nil"/>
            </w:tcBorders>
            <w:shd w:val="clear" w:color="auto" w:fill="auto"/>
            <w:vAlign w:val="bottom"/>
          </w:tcPr>
          <w:p w14:paraId="72FAD4CA"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NAP</w:t>
            </w:r>
          </w:p>
        </w:tc>
        <w:tc>
          <w:tcPr>
            <w:tcW w:w="900" w:type="dxa"/>
            <w:tcBorders>
              <w:top w:val="nil"/>
              <w:left w:val="nil"/>
              <w:bottom w:val="nil"/>
              <w:right w:val="nil"/>
            </w:tcBorders>
            <w:shd w:val="clear" w:color="auto" w:fill="auto"/>
            <w:vAlign w:val="bottom"/>
          </w:tcPr>
          <w:p w14:paraId="1BC233C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2659</w:t>
            </w:r>
          </w:p>
        </w:tc>
        <w:tc>
          <w:tcPr>
            <w:tcW w:w="810" w:type="dxa"/>
            <w:tcBorders>
              <w:top w:val="nil"/>
              <w:left w:val="nil"/>
              <w:bottom w:val="nil"/>
              <w:right w:val="nil"/>
            </w:tcBorders>
            <w:shd w:val="clear" w:color="auto" w:fill="auto"/>
            <w:vAlign w:val="bottom"/>
          </w:tcPr>
          <w:p w14:paraId="044956CD"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71</w:t>
            </w:r>
          </w:p>
        </w:tc>
        <w:tc>
          <w:tcPr>
            <w:tcW w:w="846" w:type="dxa"/>
            <w:tcBorders>
              <w:top w:val="nil"/>
              <w:left w:val="nil"/>
              <w:bottom w:val="nil"/>
              <w:right w:val="nil"/>
            </w:tcBorders>
            <w:shd w:val="clear" w:color="auto" w:fill="auto"/>
            <w:vAlign w:val="bottom"/>
          </w:tcPr>
          <w:p w14:paraId="0C93B378"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1099</w:t>
            </w:r>
          </w:p>
        </w:tc>
        <w:tc>
          <w:tcPr>
            <w:tcW w:w="1016" w:type="dxa"/>
            <w:tcBorders>
              <w:top w:val="nil"/>
              <w:left w:val="nil"/>
              <w:bottom w:val="nil"/>
              <w:right w:val="nil"/>
            </w:tcBorders>
            <w:shd w:val="clear" w:color="auto" w:fill="auto"/>
            <w:vAlign w:val="bottom"/>
          </w:tcPr>
          <w:p w14:paraId="1958B087"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41.3%</w:t>
            </w:r>
          </w:p>
        </w:tc>
        <w:tc>
          <w:tcPr>
            <w:tcW w:w="1529" w:type="dxa"/>
            <w:tcBorders>
              <w:top w:val="nil"/>
              <w:left w:val="nil"/>
              <w:bottom w:val="nil"/>
              <w:right w:val="nil"/>
            </w:tcBorders>
            <w:shd w:val="clear" w:color="auto" w:fill="auto"/>
            <w:vAlign w:val="bottom"/>
          </w:tcPr>
          <w:p w14:paraId="7A78EBC7"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505.40</w:t>
            </w:r>
          </w:p>
        </w:tc>
      </w:tr>
      <w:tr w:rsidR="00523288" w:rsidRPr="007F13DA" w14:paraId="1B5C3B19" w14:textId="77777777" w:rsidTr="002441B8">
        <w:trPr>
          <w:trHeight w:val="300"/>
        </w:trPr>
        <w:tc>
          <w:tcPr>
            <w:tcW w:w="810" w:type="dxa"/>
            <w:tcBorders>
              <w:top w:val="nil"/>
              <w:left w:val="nil"/>
              <w:bottom w:val="nil"/>
              <w:right w:val="nil"/>
            </w:tcBorders>
            <w:shd w:val="clear" w:color="auto" w:fill="auto"/>
            <w:vAlign w:val="bottom"/>
          </w:tcPr>
          <w:p w14:paraId="17EDAB0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7</w:t>
            </w:r>
          </w:p>
        </w:tc>
        <w:tc>
          <w:tcPr>
            <w:tcW w:w="847" w:type="dxa"/>
            <w:tcBorders>
              <w:top w:val="nil"/>
              <w:left w:val="nil"/>
              <w:bottom w:val="nil"/>
              <w:right w:val="nil"/>
            </w:tcBorders>
            <w:shd w:val="clear" w:color="auto" w:fill="auto"/>
            <w:vAlign w:val="bottom"/>
          </w:tcPr>
          <w:p w14:paraId="13C6CFF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5.19</w:t>
            </w:r>
          </w:p>
        </w:tc>
        <w:tc>
          <w:tcPr>
            <w:tcW w:w="2104" w:type="dxa"/>
            <w:tcBorders>
              <w:top w:val="nil"/>
              <w:left w:val="nil"/>
              <w:bottom w:val="nil"/>
              <w:right w:val="nil"/>
            </w:tcBorders>
            <w:shd w:val="clear" w:color="auto" w:fill="auto"/>
            <w:vAlign w:val="bottom"/>
          </w:tcPr>
          <w:p w14:paraId="4D24CE7B"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Savannah-Santee</w:t>
            </w:r>
          </w:p>
        </w:tc>
        <w:tc>
          <w:tcPr>
            <w:tcW w:w="1279" w:type="dxa"/>
            <w:tcBorders>
              <w:top w:val="nil"/>
              <w:left w:val="nil"/>
              <w:bottom w:val="nil"/>
              <w:right w:val="nil"/>
            </w:tcBorders>
            <w:shd w:val="clear" w:color="auto" w:fill="auto"/>
            <w:vAlign w:val="bottom"/>
          </w:tcPr>
          <w:p w14:paraId="181234C7"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CPL</w:t>
            </w:r>
          </w:p>
        </w:tc>
        <w:tc>
          <w:tcPr>
            <w:tcW w:w="900" w:type="dxa"/>
            <w:tcBorders>
              <w:top w:val="nil"/>
              <w:left w:val="nil"/>
              <w:bottom w:val="nil"/>
              <w:right w:val="nil"/>
            </w:tcBorders>
            <w:shd w:val="clear" w:color="auto" w:fill="auto"/>
            <w:vAlign w:val="bottom"/>
          </w:tcPr>
          <w:p w14:paraId="0D7F85F2"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3241</w:t>
            </w:r>
          </w:p>
        </w:tc>
        <w:tc>
          <w:tcPr>
            <w:tcW w:w="810" w:type="dxa"/>
            <w:tcBorders>
              <w:top w:val="nil"/>
              <w:left w:val="nil"/>
              <w:bottom w:val="nil"/>
              <w:right w:val="nil"/>
            </w:tcBorders>
            <w:shd w:val="clear" w:color="auto" w:fill="auto"/>
            <w:vAlign w:val="bottom"/>
          </w:tcPr>
          <w:p w14:paraId="70424B9C"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72</w:t>
            </w:r>
          </w:p>
        </w:tc>
        <w:tc>
          <w:tcPr>
            <w:tcW w:w="846" w:type="dxa"/>
            <w:tcBorders>
              <w:top w:val="nil"/>
              <w:left w:val="nil"/>
              <w:bottom w:val="nil"/>
              <w:right w:val="nil"/>
            </w:tcBorders>
            <w:shd w:val="clear" w:color="auto" w:fill="auto"/>
            <w:vAlign w:val="bottom"/>
          </w:tcPr>
          <w:p w14:paraId="3A5B9071"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1760</w:t>
            </w:r>
          </w:p>
        </w:tc>
        <w:tc>
          <w:tcPr>
            <w:tcW w:w="1016" w:type="dxa"/>
            <w:tcBorders>
              <w:top w:val="nil"/>
              <w:left w:val="nil"/>
              <w:bottom w:val="nil"/>
              <w:right w:val="nil"/>
            </w:tcBorders>
            <w:shd w:val="clear" w:color="auto" w:fill="auto"/>
            <w:vAlign w:val="bottom"/>
          </w:tcPr>
          <w:p w14:paraId="65C100C3"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54.3%</w:t>
            </w:r>
          </w:p>
        </w:tc>
        <w:tc>
          <w:tcPr>
            <w:tcW w:w="1529" w:type="dxa"/>
            <w:tcBorders>
              <w:top w:val="nil"/>
              <w:left w:val="nil"/>
              <w:bottom w:val="nil"/>
              <w:right w:val="nil"/>
            </w:tcBorders>
            <w:shd w:val="clear" w:color="auto" w:fill="auto"/>
            <w:vAlign w:val="bottom"/>
          </w:tcPr>
          <w:p w14:paraId="38471E2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491.73</w:t>
            </w:r>
          </w:p>
        </w:tc>
      </w:tr>
      <w:tr w:rsidR="00523288" w:rsidRPr="007F13DA" w14:paraId="48606A0A" w14:textId="77777777" w:rsidTr="002441B8">
        <w:trPr>
          <w:trHeight w:val="300"/>
        </w:trPr>
        <w:tc>
          <w:tcPr>
            <w:tcW w:w="810" w:type="dxa"/>
            <w:tcBorders>
              <w:top w:val="nil"/>
              <w:left w:val="nil"/>
              <w:bottom w:val="nil"/>
              <w:right w:val="nil"/>
            </w:tcBorders>
            <w:shd w:val="clear" w:color="auto" w:fill="auto"/>
            <w:vAlign w:val="bottom"/>
          </w:tcPr>
          <w:p w14:paraId="3C53F6C3"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8</w:t>
            </w:r>
          </w:p>
        </w:tc>
        <w:tc>
          <w:tcPr>
            <w:tcW w:w="847" w:type="dxa"/>
            <w:tcBorders>
              <w:top w:val="nil"/>
              <w:left w:val="nil"/>
              <w:bottom w:val="nil"/>
              <w:right w:val="nil"/>
            </w:tcBorders>
            <w:shd w:val="clear" w:color="auto" w:fill="auto"/>
            <w:vAlign w:val="bottom"/>
          </w:tcPr>
          <w:p w14:paraId="7C2E780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5.19</w:t>
            </w:r>
          </w:p>
        </w:tc>
        <w:tc>
          <w:tcPr>
            <w:tcW w:w="2104" w:type="dxa"/>
            <w:tcBorders>
              <w:top w:val="nil"/>
              <w:left w:val="nil"/>
              <w:bottom w:val="nil"/>
              <w:right w:val="nil"/>
            </w:tcBorders>
            <w:shd w:val="clear" w:color="auto" w:fill="auto"/>
            <w:vAlign w:val="bottom"/>
          </w:tcPr>
          <w:p w14:paraId="1DBF4836"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Potomac River</w:t>
            </w:r>
          </w:p>
        </w:tc>
        <w:tc>
          <w:tcPr>
            <w:tcW w:w="1279" w:type="dxa"/>
            <w:tcBorders>
              <w:top w:val="nil"/>
              <w:left w:val="nil"/>
              <w:bottom w:val="nil"/>
              <w:right w:val="nil"/>
            </w:tcBorders>
            <w:shd w:val="clear" w:color="auto" w:fill="auto"/>
            <w:vAlign w:val="bottom"/>
          </w:tcPr>
          <w:p w14:paraId="4E4204C7"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SAP</w:t>
            </w:r>
          </w:p>
        </w:tc>
        <w:tc>
          <w:tcPr>
            <w:tcW w:w="900" w:type="dxa"/>
            <w:tcBorders>
              <w:top w:val="nil"/>
              <w:left w:val="nil"/>
              <w:bottom w:val="nil"/>
              <w:right w:val="nil"/>
            </w:tcBorders>
            <w:shd w:val="clear" w:color="auto" w:fill="auto"/>
            <w:vAlign w:val="bottom"/>
          </w:tcPr>
          <w:p w14:paraId="55BE12DE"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420</w:t>
            </w:r>
          </w:p>
        </w:tc>
        <w:tc>
          <w:tcPr>
            <w:tcW w:w="810" w:type="dxa"/>
            <w:tcBorders>
              <w:top w:val="nil"/>
              <w:left w:val="nil"/>
              <w:bottom w:val="nil"/>
              <w:right w:val="nil"/>
            </w:tcBorders>
            <w:shd w:val="clear" w:color="auto" w:fill="auto"/>
            <w:vAlign w:val="bottom"/>
          </w:tcPr>
          <w:p w14:paraId="77E6C0E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9</w:t>
            </w:r>
          </w:p>
        </w:tc>
        <w:tc>
          <w:tcPr>
            <w:tcW w:w="846" w:type="dxa"/>
            <w:tcBorders>
              <w:top w:val="nil"/>
              <w:left w:val="nil"/>
              <w:bottom w:val="nil"/>
              <w:right w:val="nil"/>
            </w:tcBorders>
            <w:shd w:val="clear" w:color="auto" w:fill="auto"/>
            <w:vAlign w:val="bottom"/>
          </w:tcPr>
          <w:p w14:paraId="6A83AAE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372</w:t>
            </w:r>
          </w:p>
        </w:tc>
        <w:tc>
          <w:tcPr>
            <w:tcW w:w="1016" w:type="dxa"/>
            <w:tcBorders>
              <w:top w:val="nil"/>
              <w:left w:val="nil"/>
              <w:bottom w:val="nil"/>
              <w:right w:val="nil"/>
            </w:tcBorders>
            <w:shd w:val="clear" w:color="auto" w:fill="auto"/>
            <w:vAlign w:val="bottom"/>
          </w:tcPr>
          <w:p w14:paraId="5840F860"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88.6%</w:t>
            </w:r>
          </w:p>
        </w:tc>
        <w:tc>
          <w:tcPr>
            <w:tcW w:w="1529" w:type="dxa"/>
            <w:tcBorders>
              <w:top w:val="nil"/>
              <w:left w:val="nil"/>
              <w:bottom w:val="nil"/>
              <w:right w:val="nil"/>
            </w:tcBorders>
            <w:shd w:val="clear" w:color="auto" w:fill="auto"/>
            <w:vAlign w:val="bottom"/>
          </w:tcPr>
          <w:p w14:paraId="4F85502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238.12</w:t>
            </w:r>
          </w:p>
        </w:tc>
      </w:tr>
      <w:tr w:rsidR="00523288" w:rsidRPr="007F13DA" w14:paraId="3E309672" w14:textId="77777777" w:rsidTr="002441B8">
        <w:trPr>
          <w:trHeight w:val="300"/>
        </w:trPr>
        <w:tc>
          <w:tcPr>
            <w:tcW w:w="810" w:type="dxa"/>
            <w:tcBorders>
              <w:top w:val="nil"/>
              <w:left w:val="nil"/>
              <w:bottom w:val="nil"/>
              <w:right w:val="nil"/>
            </w:tcBorders>
            <w:shd w:val="clear" w:color="auto" w:fill="auto"/>
            <w:vAlign w:val="bottom"/>
          </w:tcPr>
          <w:p w14:paraId="35D0F03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9</w:t>
            </w:r>
          </w:p>
        </w:tc>
        <w:tc>
          <w:tcPr>
            <w:tcW w:w="847" w:type="dxa"/>
            <w:tcBorders>
              <w:top w:val="nil"/>
              <w:left w:val="nil"/>
              <w:bottom w:val="nil"/>
              <w:right w:val="nil"/>
            </w:tcBorders>
            <w:shd w:val="clear" w:color="auto" w:fill="auto"/>
            <w:vAlign w:val="bottom"/>
          </w:tcPr>
          <w:p w14:paraId="2B9CBEC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4.94</w:t>
            </w:r>
          </w:p>
        </w:tc>
        <w:tc>
          <w:tcPr>
            <w:tcW w:w="2104" w:type="dxa"/>
            <w:tcBorders>
              <w:top w:val="nil"/>
              <w:left w:val="nil"/>
              <w:bottom w:val="nil"/>
              <w:right w:val="nil"/>
            </w:tcBorders>
            <w:shd w:val="clear" w:color="auto" w:fill="auto"/>
            <w:vAlign w:val="bottom"/>
          </w:tcPr>
          <w:p w14:paraId="3750C798"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Suwannee</w:t>
            </w:r>
          </w:p>
        </w:tc>
        <w:tc>
          <w:tcPr>
            <w:tcW w:w="1279" w:type="dxa"/>
            <w:tcBorders>
              <w:top w:val="nil"/>
              <w:left w:val="nil"/>
              <w:bottom w:val="nil"/>
              <w:right w:val="nil"/>
            </w:tcBorders>
            <w:shd w:val="clear" w:color="auto" w:fill="auto"/>
            <w:vAlign w:val="bottom"/>
          </w:tcPr>
          <w:p w14:paraId="3105D522"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CPL</w:t>
            </w:r>
          </w:p>
        </w:tc>
        <w:tc>
          <w:tcPr>
            <w:tcW w:w="900" w:type="dxa"/>
            <w:tcBorders>
              <w:top w:val="nil"/>
              <w:left w:val="nil"/>
              <w:bottom w:val="nil"/>
              <w:right w:val="nil"/>
            </w:tcBorders>
            <w:shd w:val="clear" w:color="auto" w:fill="auto"/>
            <w:vAlign w:val="bottom"/>
          </w:tcPr>
          <w:p w14:paraId="47CE34B2"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1076</w:t>
            </w:r>
          </w:p>
        </w:tc>
        <w:tc>
          <w:tcPr>
            <w:tcW w:w="810" w:type="dxa"/>
            <w:tcBorders>
              <w:top w:val="nil"/>
              <w:left w:val="nil"/>
              <w:bottom w:val="nil"/>
              <w:right w:val="nil"/>
            </w:tcBorders>
            <w:shd w:val="clear" w:color="auto" w:fill="auto"/>
            <w:vAlign w:val="bottom"/>
          </w:tcPr>
          <w:p w14:paraId="4CC8651C"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38</w:t>
            </w:r>
          </w:p>
        </w:tc>
        <w:tc>
          <w:tcPr>
            <w:tcW w:w="846" w:type="dxa"/>
            <w:tcBorders>
              <w:top w:val="nil"/>
              <w:left w:val="nil"/>
              <w:bottom w:val="nil"/>
              <w:right w:val="nil"/>
            </w:tcBorders>
            <w:shd w:val="clear" w:color="auto" w:fill="auto"/>
            <w:vAlign w:val="bottom"/>
          </w:tcPr>
          <w:p w14:paraId="3EDBB1D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268</w:t>
            </w:r>
          </w:p>
        </w:tc>
        <w:tc>
          <w:tcPr>
            <w:tcW w:w="1016" w:type="dxa"/>
            <w:tcBorders>
              <w:top w:val="nil"/>
              <w:left w:val="nil"/>
              <w:bottom w:val="nil"/>
              <w:right w:val="nil"/>
            </w:tcBorders>
            <w:shd w:val="clear" w:color="auto" w:fill="auto"/>
            <w:vAlign w:val="bottom"/>
          </w:tcPr>
          <w:p w14:paraId="0D42A10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24.9%</w:t>
            </w:r>
          </w:p>
        </w:tc>
        <w:tc>
          <w:tcPr>
            <w:tcW w:w="1529" w:type="dxa"/>
            <w:tcBorders>
              <w:top w:val="nil"/>
              <w:left w:val="nil"/>
              <w:bottom w:val="nil"/>
              <w:right w:val="nil"/>
            </w:tcBorders>
            <w:shd w:val="clear" w:color="auto" w:fill="auto"/>
            <w:vAlign w:val="bottom"/>
          </w:tcPr>
          <w:p w14:paraId="5028898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245.86</w:t>
            </w:r>
          </w:p>
        </w:tc>
      </w:tr>
      <w:tr w:rsidR="00523288" w:rsidRPr="007F13DA" w14:paraId="59294501" w14:textId="77777777" w:rsidTr="002441B8">
        <w:trPr>
          <w:trHeight w:val="300"/>
        </w:trPr>
        <w:tc>
          <w:tcPr>
            <w:tcW w:w="810" w:type="dxa"/>
            <w:tcBorders>
              <w:top w:val="nil"/>
              <w:left w:val="nil"/>
              <w:bottom w:val="nil"/>
              <w:right w:val="nil"/>
            </w:tcBorders>
            <w:shd w:val="clear" w:color="auto" w:fill="auto"/>
            <w:vAlign w:val="bottom"/>
          </w:tcPr>
          <w:p w14:paraId="6908792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10</w:t>
            </w:r>
          </w:p>
        </w:tc>
        <w:tc>
          <w:tcPr>
            <w:tcW w:w="847" w:type="dxa"/>
            <w:tcBorders>
              <w:top w:val="nil"/>
              <w:left w:val="nil"/>
              <w:bottom w:val="nil"/>
              <w:right w:val="nil"/>
            </w:tcBorders>
            <w:shd w:val="clear" w:color="auto" w:fill="auto"/>
            <w:vAlign w:val="bottom"/>
          </w:tcPr>
          <w:p w14:paraId="051D33B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4.84</w:t>
            </w:r>
          </w:p>
        </w:tc>
        <w:tc>
          <w:tcPr>
            <w:tcW w:w="2104" w:type="dxa"/>
            <w:tcBorders>
              <w:top w:val="nil"/>
              <w:left w:val="nil"/>
              <w:bottom w:val="nil"/>
              <w:right w:val="nil"/>
            </w:tcBorders>
            <w:shd w:val="clear" w:color="auto" w:fill="auto"/>
            <w:vAlign w:val="bottom"/>
          </w:tcPr>
          <w:p w14:paraId="4C561686"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Red River</w:t>
            </w:r>
          </w:p>
        </w:tc>
        <w:tc>
          <w:tcPr>
            <w:tcW w:w="1279" w:type="dxa"/>
            <w:tcBorders>
              <w:top w:val="nil"/>
              <w:left w:val="nil"/>
              <w:bottom w:val="nil"/>
              <w:right w:val="nil"/>
            </w:tcBorders>
            <w:shd w:val="clear" w:color="auto" w:fill="auto"/>
            <w:vAlign w:val="bottom"/>
          </w:tcPr>
          <w:p w14:paraId="1DAAF61D"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UMW</w:t>
            </w:r>
          </w:p>
        </w:tc>
        <w:tc>
          <w:tcPr>
            <w:tcW w:w="900" w:type="dxa"/>
            <w:tcBorders>
              <w:top w:val="nil"/>
              <w:left w:val="nil"/>
              <w:bottom w:val="nil"/>
              <w:right w:val="nil"/>
            </w:tcBorders>
            <w:shd w:val="clear" w:color="auto" w:fill="auto"/>
            <w:vAlign w:val="bottom"/>
          </w:tcPr>
          <w:p w14:paraId="42B06B6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754</w:t>
            </w:r>
          </w:p>
        </w:tc>
        <w:tc>
          <w:tcPr>
            <w:tcW w:w="810" w:type="dxa"/>
            <w:tcBorders>
              <w:top w:val="nil"/>
              <w:left w:val="nil"/>
              <w:bottom w:val="nil"/>
              <w:right w:val="nil"/>
            </w:tcBorders>
            <w:shd w:val="clear" w:color="auto" w:fill="auto"/>
            <w:vAlign w:val="bottom"/>
          </w:tcPr>
          <w:p w14:paraId="0516644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16</w:t>
            </w:r>
          </w:p>
        </w:tc>
        <w:tc>
          <w:tcPr>
            <w:tcW w:w="846" w:type="dxa"/>
            <w:tcBorders>
              <w:top w:val="nil"/>
              <w:left w:val="nil"/>
              <w:bottom w:val="nil"/>
              <w:right w:val="nil"/>
            </w:tcBorders>
            <w:shd w:val="clear" w:color="auto" w:fill="auto"/>
            <w:vAlign w:val="bottom"/>
          </w:tcPr>
          <w:p w14:paraId="4712DC27"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250</w:t>
            </w:r>
          </w:p>
        </w:tc>
        <w:tc>
          <w:tcPr>
            <w:tcW w:w="1016" w:type="dxa"/>
            <w:tcBorders>
              <w:top w:val="nil"/>
              <w:left w:val="nil"/>
              <w:bottom w:val="nil"/>
              <w:right w:val="nil"/>
            </w:tcBorders>
            <w:shd w:val="clear" w:color="auto" w:fill="auto"/>
            <w:vAlign w:val="bottom"/>
          </w:tcPr>
          <w:p w14:paraId="39949983"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33.2%</w:t>
            </w:r>
          </w:p>
        </w:tc>
        <w:tc>
          <w:tcPr>
            <w:tcW w:w="1529" w:type="dxa"/>
            <w:tcBorders>
              <w:top w:val="nil"/>
              <w:left w:val="nil"/>
              <w:bottom w:val="nil"/>
              <w:right w:val="nil"/>
            </w:tcBorders>
            <w:shd w:val="clear" w:color="auto" w:fill="auto"/>
            <w:vAlign w:val="bottom"/>
          </w:tcPr>
          <w:p w14:paraId="14D20C29"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380.41</w:t>
            </w:r>
          </w:p>
        </w:tc>
      </w:tr>
      <w:tr w:rsidR="00523288" w:rsidRPr="007F13DA" w14:paraId="0CE6EE62" w14:textId="77777777" w:rsidTr="002441B8">
        <w:trPr>
          <w:trHeight w:val="300"/>
        </w:trPr>
        <w:tc>
          <w:tcPr>
            <w:tcW w:w="810" w:type="dxa"/>
            <w:tcBorders>
              <w:top w:val="nil"/>
              <w:left w:val="nil"/>
              <w:bottom w:val="nil"/>
              <w:right w:val="nil"/>
            </w:tcBorders>
            <w:shd w:val="clear" w:color="auto" w:fill="auto"/>
            <w:vAlign w:val="bottom"/>
          </w:tcPr>
          <w:p w14:paraId="1F49157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11</w:t>
            </w:r>
          </w:p>
        </w:tc>
        <w:tc>
          <w:tcPr>
            <w:tcW w:w="847" w:type="dxa"/>
            <w:tcBorders>
              <w:top w:val="nil"/>
              <w:left w:val="nil"/>
              <w:bottom w:val="nil"/>
              <w:right w:val="nil"/>
            </w:tcBorders>
            <w:shd w:val="clear" w:color="auto" w:fill="auto"/>
            <w:vAlign w:val="bottom"/>
          </w:tcPr>
          <w:p w14:paraId="51C9A231"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4.40</w:t>
            </w:r>
          </w:p>
        </w:tc>
        <w:tc>
          <w:tcPr>
            <w:tcW w:w="2104" w:type="dxa"/>
            <w:tcBorders>
              <w:top w:val="nil"/>
              <w:left w:val="nil"/>
              <w:bottom w:val="nil"/>
              <w:right w:val="nil"/>
            </w:tcBorders>
            <w:shd w:val="clear" w:color="auto" w:fill="auto"/>
            <w:vAlign w:val="bottom"/>
          </w:tcPr>
          <w:p w14:paraId="3F600678"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James River</w:t>
            </w:r>
          </w:p>
        </w:tc>
        <w:tc>
          <w:tcPr>
            <w:tcW w:w="1279" w:type="dxa"/>
            <w:tcBorders>
              <w:top w:val="nil"/>
              <w:left w:val="nil"/>
              <w:bottom w:val="nil"/>
              <w:right w:val="nil"/>
            </w:tcBorders>
            <w:shd w:val="clear" w:color="auto" w:fill="auto"/>
            <w:vAlign w:val="bottom"/>
          </w:tcPr>
          <w:p w14:paraId="61E50D2C"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SAP</w:t>
            </w:r>
          </w:p>
        </w:tc>
        <w:tc>
          <w:tcPr>
            <w:tcW w:w="900" w:type="dxa"/>
            <w:tcBorders>
              <w:top w:val="nil"/>
              <w:left w:val="nil"/>
              <w:bottom w:val="nil"/>
              <w:right w:val="nil"/>
            </w:tcBorders>
            <w:shd w:val="clear" w:color="auto" w:fill="auto"/>
            <w:vAlign w:val="bottom"/>
          </w:tcPr>
          <w:p w14:paraId="2B373A2F"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765</w:t>
            </w:r>
          </w:p>
        </w:tc>
        <w:tc>
          <w:tcPr>
            <w:tcW w:w="810" w:type="dxa"/>
            <w:tcBorders>
              <w:top w:val="nil"/>
              <w:left w:val="nil"/>
              <w:bottom w:val="nil"/>
              <w:right w:val="nil"/>
            </w:tcBorders>
            <w:shd w:val="clear" w:color="auto" w:fill="auto"/>
            <w:vAlign w:val="bottom"/>
          </w:tcPr>
          <w:p w14:paraId="00BFF7D1"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24</w:t>
            </w:r>
          </w:p>
        </w:tc>
        <w:tc>
          <w:tcPr>
            <w:tcW w:w="846" w:type="dxa"/>
            <w:tcBorders>
              <w:top w:val="nil"/>
              <w:left w:val="nil"/>
              <w:bottom w:val="nil"/>
              <w:right w:val="nil"/>
            </w:tcBorders>
            <w:shd w:val="clear" w:color="auto" w:fill="auto"/>
            <w:vAlign w:val="bottom"/>
          </w:tcPr>
          <w:p w14:paraId="5F92BF20"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424</w:t>
            </w:r>
          </w:p>
        </w:tc>
        <w:tc>
          <w:tcPr>
            <w:tcW w:w="1016" w:type="dxa"/>
            <w:tcBorders>
              <w:top w:val="nil"/>
              <w:left w:val="nil"/>
              <w:bottom w:val="nil"/>
              <w:right w:val="nil"/>
            </w:tcBorders>
            <w:shd w:val="clear" w:color="auto" w:fill="auto"/>
            <w:vAlign w:val="bottom"/>
          </w:tcPr>
          <w:p w14:paraId="1BBB234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55.4%</w:t>
            </w:r>
          </w:p>
        </w:tc>
        <w:tc>
          <w:tcPr>
            <w:tcW w:w="1529" w:type="dxa"/>
            <w:tcBorders>
              <w:top w:val="nil"/>
              <w:left w:val="nil"/>
              <w:bottom w:val="nil"/>
              <w:right w:val="nil"/>
            </w:tcBorders>
            <w:shd w:val="clear" w:color="auto" w:fill="auto"/>
            <w:vAlign w:val="bottom"/>
          </w:tcPr>
          <w:p w14:paraId="7545AC11"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173.63</w:t>
            </w:r>
          </w:p>
        </w:tc>
      </w:tr>
      <w:tr w:rsidR="00523288" w:rsidRPr="007F13DA" w14:paraId="0585D3A5" w14:textId="77777777" w:rsidTr="002441B8">
        <w:trPr>
          <w:trHeight w:val="300"/>
        </w:trPr>
        <w:tc>
          <w:tcPr>
            <w:tcW w:w="810" w:type="dxa"/>
            <w:tcBorders>
              <w:top w:val="nil"/>
              <w:left w:val="nil"/>
              <w:bottom w:val="nil"/>
              <w:right w:val="nil"/>
            </w:tcBorders>
            <w:shd w:val="clear" w:color="auto" w:fill="auto"/>
            <w:vAlign w:val="bottom"/>
          </w:tcPr>
          <w:p w14:paraId="1253CFC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12</w:t>
            </w:r>
          </w:p>
        </w:tc>
        <w:tc>
          <w:tcPr>
            <w:tcW w:w="847" w:type="dxa"/>
            <w:tcBorders>
              <w:top w:val="nil"/>
              <w:left w:val="nil"/>
              <w:bottom w:val="nil"/>
              <w:right w:val="nil"/>
            </w:tcBorders>
            <w:shd w:val="clear" w:color="auto" w:fill="auto"/>
            <w:vAlign w:val="bottom"/>
          </w:tcPr>
          <w:p w14:paraId="345735FA"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4.03</w:t>
            </w:r>
          </w:p>
        </w:tc>
        <w:tc>
          <w:tcPr>
            <w:tcW w:w="2104" w:type="dxa"/>
            <w:tcBorders>
              <w:top w:val="nil"/>
              <w:left w:val="nil"/>
              <w:bottom w:val="nil"/>
              <w:right w:val="nil"/>
            </w:tcBorders>
            <w:shd w:val="clear" w:color="auto" w:fill="auto"/>
            <w:vAlign w:val="bottom"/>
          </w:tcPr>
          <w:p w14:paraId="10BE7723"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Lake Creek</w:t>
            </w:r>
          </w:p>
        </w:tc>
        <w:tc>
          <w:tcPr>
            <w:tcW w:w="1279" w:type="dxa"/>
            <w:tcBorders>
              <w:top w:val="nil"/>
              <w:left w:val="nil"/>
              <w:bottom w:val="nil"/>
              <w:right w:val="nil"/>
            </w:tcBorders>
            <w:shd w:val="clear" w:color="auto" w:fill="auto"/>
            <w:vAlign w:val="bottom"/>
          </w:tcPr>
          <w:p w14:paraId="75ED3FD8"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XER</w:t>
            </w:r>
          </w:p>
        </w:tc>
        <w:tc>
          <w:tcPr>
            <w:tcW w:w="900" w:type="dxa"/>
            <w:tcBorders>
              <w:top w:val="nil"/>
              <w:left w:val="nil"/>
              <w:bottom w:val="nil"/>
              <w:right w:val="nil"/>
            </w:tcBorders>
            <w:shd w:val="clear" w:color="auto" w:fill="auto"/>
            <w:vAlign w:val="bottom"/>
          </w:tcPr>
          <w:p w14:paraId="29B7424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15</w:t>
            </w:r>
          </w:p>
        </w:tc>
        <w:tc>
          <w:tcPr>
            <w:tcW w:w="810" w:type="dxa"/>
            <w:tcBorders>
              <w:top w:val="nil"/>
              <w:left w:val="nil"/>
              <w:bottom w:val="nil"/>
              <w:right w:val="nil"/>
            </w:tcBorders>
            <w:shd w:val="clear" w:color="auto" w:fill="auto"/>
            <w:vAlign w:val="bottom"/>
          </w:tcPr>
          <w:p w14:paraId="76763432"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0</w:t>
            </w:r>
          </w:p>
        </w:tc>
        <w:tc>
          <w:tcPr>
            <w:tcW w:w="846" w:type="dxa"/>
            <w:tcBorders>
              <w:top w:val="nil"/>
              <w:left w:val="nil"/>
              <w:bottom w:val="nil"/>
              <w:right w:val="nil"/>
            </w:tcBorders>
            <w:shd w:val="clear" w:color="auto" w:fill="auto"/>
            <w:vAlign w:val="bottom"/>
          </w:tcPr>
          <w:p w14:paraId="2FBD47EB"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0</w:t>
            </w:r>
          </w:p>
        </w:tc>
        <w:tc>
          <w:tcPr>
            <w:tcW w:w="1016" w:type="dxa"/>
            <w:tcBorders>
              <w:top w:val="nil"/>
              <w:left w:val="nil"/>
              <w:bottom w:val="nil"/>
              <w:right w:val="nil"/>
            </w:tcBorders>
            <w:shd w:val="clear" w:color="auto" w:fill="auto"/>
            <w:vAlign w:val="bottom"/>
          </w:tcPr>
          <w:p w14:paraId="0B7CCFA0"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0.0%</w:t>
            </w:r>
          </w:p>
        </w:tc>
        <w:tc>
          <w:tcPr>
            <w:tcW w:w="1529" w:type="dxa"/>
            <w:tcBorders>
              <w:top w:val="nil"/>
              <w:left w:val="nil"/>
              <w:bottom w:val="nil"/>
              <w:right w:val="nil"/>
            </w:tcBorders>
            <w:shd w:val="clear" w:color="auto" w:fill="auto"/>
            <w:vAlign w:val="bottom"/>
          </w:tcPr>
          <w:p w14:paraId="4E35EB04"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29.30</w:t>
            </w:r>
          </w:p>
        </w:tc>
      </w:tr>
      <w:tr w:rsidR="00523288" w:rsidRPr="007F13DA" w14:paraId="2D57ABA2" w14:textId="77777777" w:rsidTr="002441B8">
        <w:trPr>
          <w:trHeight w:val="300"/>
        </w:trPr>
        <w:tc>
          <w:tcPr>
            <w:tcW w:w="810" w:type="dxa"/>
            <w:tcBorders>
              <w:top w:val="nil"/>
              <w:left w:val="nil"/>
              <w:bottom w:val="single" w:sz="4" w:space="0" w:color="000000"/>
              <w:right w:val="nil"/>
            </w:tcBorders>
            <w:shd w:val="clear" w:color="auto" w:fill="auto"/>
            <w:vAlign w:val="bottom"/>
          </w:tcPr>
          <w:p w14:paraId="7A151696"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13</w:t>
            </w:r>
          </w:p>
        </w:tc>
        <w:tc>
          <w:tcPr>
            <w:tcW w:w="847" w:type="dxa"/>
            <w:tcBorders>
              <w:top w:val="nil"/>
              <w:left w:val="nil"/>
              <w:bottom w:val="single" w:sz="4" w:space="0" w:color="000000"/>
              <w:right w:val="nil"/>
            </w:tcBorders>
            <w:shd w:val="clear" w:color="auto" w:fill="auto"/>
            <w:vAlign w:val="bottom"/>
          </w:tcPr>
          <w:p w14:paraId="16107ACC"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4.01</w:t>
            </w:r>
          </w:p>
        </w:tc>
        <w:tc>
          <w:tcPr>
            <w:tcW w:w="2104" w:type="dxa"/>
            <w:tcBorders>
              <w:top w:val="nil"/>
              <w:left w:val="nil"/>
              <w:bottom w:val="single" w:sz="4" w:space="0" w:color="000000"/>
              <w:right w:val="nil"/>
            </w:tcBorders>
            <w:shd w:val="clear" w:color="auto" w:fill="auto"/>
            <w:vAlign w:val="bottom"/>
          </w:tcPr>
          <w:p w14:paraId="114392CB"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Humboldt River</w:t>
            </w:r>
          </w:p>
        </w:tc>
        <w:tc>
          <w:tcPr>
            <w:tcW w:w="1279" w:type="dxa"/>
            <w:tcBorders>
              <w:top w:val="nil"/>
              <w:left w:val="nil"/>
              <w:bottom w:val="single" w:sz="4" w:space="0" w:color="000000"/>
              <w:right w:val="nil"/>
            </w:tcBorders>
            <w:shd w:val="clear" w:color="auto" w:fill="auto"/>
            <w:vAlign w:val="bottom"/>
          </w:tcPr>
          <w:p w14:paraId="68632F70" w14:textId="77777777" w:rsidR="00523288" w:rsidRPr="007F13DA" w:rsidRDefault="00925D81">
            <w:pPr>
              <w:spacing w:line="240" w:lineRule="auto"/>
              <w:rPr>
                <w:rFonts w:ascii="Times New Roman" w:eastAsia="Times New Roman" w:hAnsi="Times New Roman" w:cs="Times New Roman"/>
                <w:color w:val="000000"/>
              </w:rPr>
            </w:pPr>
            <w:r w:rsidRPr="007F13DA">
              <w:rPr>
                <w:rFonts w:ascii="Times New Roman" w:eastAsia="Times New Roman" w:hAnsi="Times New Roman" w:cs="Times New Roman"/>
                <w:color w:val="000000"/>
              </w:rPr>
              <w:t>XER</w:t>
            </w:r>
          </w:p>
        </w:tc>
        <w:tc>
          <w:tcPr>
            <w:tcW w:w="900" w:type="dxa"/>
            <w:tcBorders>
              <w:top w:val="nil"/>
              <w:left w:val="nil"/>
              <w:bottom w:val="single" w:sz="4" w:space="0" w:color="000000"/>
              <w:right w:val="nil"/>
            </w:tcBorders>
            <w:shd w:val="clear" w:color="auto" w:fill="auto"/>
            <w:vAlign w:val="bottom"/>
          </w:tcPr>
          <w:p w14:paraId="401FD6A5"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21</w:t>
            </w:r>
          </w:p>
        </w:tc>
        <w:tc>
          <w:tcPr>
            <w:tcW w:w="810" w:type="dxa"/>
            <w:tcBorders>
              <w:top w:val="nil"/>
              <w:left w:val="nil"/>
              <w:bottom w:val="single" w:sz="4" w:space="0" w:color="000000"/>
              <w:right w:val="nil"/>
            </w:tcBorders>
            <w:shd w:val="clear" w:color="auto" w:fill="auto"/>
            <w:vAlign w:val="bottom"/>
          </w:tcPr>
          <w:p w14:paraId="207A548E"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w:t>
            </w:r>
          </w:p>
        </w:tc>
        <w:tc>
          <w:tcPr>
            <w:tcW w:w="846" w:type="dxa"/>
            <w:tcBorders>
              <w:top w:val="nil"/>
              <w:left w:val="nil"/>
              <w:bottom w:val="single" w:sz="4" w:space="0" w:color="000000"/>
              <w:right w:val="nil"/>
            </w:tcBorders>
            <w:shd w:val="clear" w:color="auto" w:fill="auto"/>
            <w:vAlign w:val="bottom"/>
          </w:tcPr>
          <w:p w14:paraId="100A928C"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43</w:t>
            </w:r>
          </w:p>
        </w:tc>
        <w:tc>
          <w:tcPr>
            <w:tcW w:w="1016" w:type="dxa"/>
            <w:tcBorders>
              <w:top w:val="nil"/>
              <w:left w:val="nil"/>
              <w:bottom w:val="single" w:sz="4" w:space="0" w:color="000000"/>
              <w:right w:val="nil"/>
            </w:tcBorders>
            <w:shd w:val="clear" w:color="auto" w:fill="auto"/>
            <w:vAlign w:val="bottom"/>
          </w:tcPr>
          <w:p w14:paraId="00A4B8DD"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204.8%</w:t>
            </w:r>
          </w:p>
        </w:tc>
        <w:tc>
          <w:tcPr>
            <w:tcW w:w="1529" w:type="dxa"/>
            <w:tcBorders>
              <w:top w:val="nil"/>
              <w:left w:val="nil"/>
              <w:bottom w:val="single" w:sz="4" w:space="0" w:color="000000"/>
              <w:right w:val="nil"/>
            </w:tcBorders>
            <w:shd w:val="clear" w:color="auto" w:fill="auto"/>
            <w:vAlign w:val="bottom"/>
          </w:tcPr>
          <w:p w14:paraId="4A54AC02" w14:textId="77777777" w:rsidR="00523288" w:rsidRPr="007F13DA" w:rsidRDefault="00925D81">
            <w:pPr>
              <w:spacing w:line="240" w:lineRule="auto"/>
              <w:jc w:val="right"/>
              <w:rPr>
                <w:rFonts w:ascii="Times New Roman" w:eastAsia="Times New Roman" w:hAnsi="Times New Roman" w:cs="Times New Roman"/>
                <w:color w:val="000000"/>
              </w:rPr>
            </w:pPr>
            <w:r w:rsidRPr="007F13DA">
              <w:rPr>
                <w:rFonts w:ascii="Times New Roman" w:eastAsia="Times New Roman" w:hAnsi="Times New Roman" w:cs="Times New Roman"/>
                <w:color w:val="000000"/>
              </w:rPr>
              <w:t>146.39</w:t>
            </w:r>
          </w:p>
        </w:tc>
      </w:tr>
      <w:tr w:rsidR="00523288" w:rsidRPr="007F13DA" w14:paraId="62D716B4" w14:textId="77777777" w:rsidTr="002441B8">
        <w:trPr>
          <w:trHeight w:val="255"/>
        </w:trPr>
        <w:tc>
          <w:tcPr>
            <w:tcW w:w="10141" w:type="dxa"/>
            <w:gridSpan w:val="9"/>
            <w:tcBorders>
              <w:top w:val="nil"/>
              <w:left w:val="nil"/>
              <w:bottom w:val="nil"/>
              <w:right w:val="nil"/>
            </w:tcBorders>
            <w:shd w:val="clear" w:color="auto" w:fill="auto"/>
            <w:vAlign w:val="bottom"/>
          </w:tcPr>
          <w:p w14:paraId="1760422B" w14:textId="77777777" w:rsidR="00523288" w:rsidRPr="007F13DA" w:rsidRDefault="00523288">
            <w:pPr>
              <w:spacing w:line="240" w:lineRule="auto"/>
              <w:rPr>
                <w:rFonts w:ascii="Times New Roman" w:eastAsia="Times New Roman" w:hAnsi="Times New Roman" w:cs="Times New Roman"/>
                <w:color w:val="000000"/>
              </w:rPr>
            </w:pPr>
          </w:p>
        </w:tc>
      </w:tr>
    </w:tbl>
    <w:p w14:paraId="708EE23C" w14:textId="77777777" w:rsidR="00523288" w:rsidRPr="007F13DA" w:rsidRDefault="00925D81">
      <w:pPr>
        <w:rPr>
          <w:rFonts w:ascii="Times New Roman" w:eastAsia="Times New Roman" w:hAnsi="Times New Roman" w:cs="Times New Roman"/>
        </w:rPr>
      </w:pPr>
      <w:r w:rsidRPr="007F13DA">
        <w:rPr>
          <w:rFonts w:ascii="Times New Roman" w:eastAsia="Times New Roman" w:hAnsi="Times New Roman" w:cs="Times New Roman"/>
        </w:rPr>
        <w:t>*Dam rate = number of dams/number of lakes. 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p>
    <w:p w14:paraId="348A18C0" w14:textId="77777777" w:rsidR="00523288" w:rsidRDefault="00523288">
      <w:pPr>
        <w:rPr>
          <w:rFonts w:ascii="Times New Roman" w:eastAsia="Times New Roman" w:hAnsi="Times New Roman" w:cs="Times New Roman"/>
          <w:sz w:val="24"/>
          <w:szCs w:val="24"/>
        </w:rPr>
      </w:pPr>
    </w:p>
    <w:p w14:paraId="30E44874" w14:textId="77777777" w:rsidR="00523288" w:rsidRDefault="00925D81">
      <w:pPr>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br w:type="page"/>
      </w:r>
    </w:p>
    <w:p w14:paraId="40BC67A7" w14:textId="77777777" w:rsidR="00523288" w:rsidRDefault="00925D81">
      <w:pPr>
        <w:rPr>
          <w:rFonts w:ascii="Times New Roman" w:eastAsia="Times New Roman" w:hAnsi="Times New Roman" w:cs="Times New Roman"/>
          <w:sz w:val="24"/>
          <w:szCs w:val="24"/>
        </w:rPr>
      </w:pPr>
      <w:r w:rsidRPr="007F13DA">
        <w:rPr>
          <w:rFonts w:ascii="Times New Roman" w:eastAsia="Times New Roman" w:hAnsi="Times New Roman" w:cs="Times New Roman"/>
          <w:b/>
          <w:bCs/>
          <w:sz w:val="24"/>
          <w:szCs w:val="24"/>
        </w:rPr>
        <w:lastRenderedPageBreak/>
        <w:t>Table 3</w:t>
      </w:r>
      <w:r>
        <w:rPr>
          <w:rFonts w:ascii="Times New Roman" w:eastAsia="Times New Roman" w:hAnsi="Times New Roman" w:cs="Times New Roman"/>
          <w:sz w:val="24"/>
          <w:szCs w:val="24"/>
        </w:rPr>
        <w:t>. Protection status of networks and hub lakes in the conterminous US for high-scoring networks</w:t>
      </w:r>
    </w:p>
    <w:p w14:paraId="16E13F85" w14:textId="77777777" w:rsidR="00523288" w:rsidRDefault="00523288">
      <w:pPr>
        <w:rPr>
          <w:rFonts w:ascii="Times New Roman" w:eastAsia="Times New Roman" w:hAnsi="Times New Roman" w:cs="Times New Roman"/>
          <w:sz w:val="24"/>
          <w:szCs w:val="24"/>
        </w:rPr>
      </w:pPr>
    </w:p>
    <w:tbl>
      <w:tblPr>
        <w:tblStyle w:val="a1"/>
        <w:tblW w:w="10484" w:type="dxa"/>
        <w:tblLayout w:type="fixed"/>
        <w:tblLook w:val="0400" w:firstRow="0" w:lastRow="0" w:firstColumn="0" w:lastColumn="0" w:noHBand="0" w:noVBand="1"/>
      </w:tblPr>
      <w:tblGrid>
        <w:gridCol w:w="720"/>
        <w:gridCol w:w="1499"/>
        <w:gridCol w:w="815"/>
        <w:gridCol w:w="1037"/>
        <w:gridCol w:w="374"/>
        <w:gridCol w:w="775"/>
        <w:gridCol w:w="1168"/>
        <w:gridCol w:w="812"/>
        <w:gridCol w:w="984"/>
        <w:gridCol w:w="1176"/>
        <w:gridCol w:w="1124"/>
      </w:tblGrid>
      <w:tr w:rsidR="00523288" w14:paraId="07AB9717" w14:textId="77777777" w:rsidTr="00BB28D0">
        <w:trPr>
          <w:trHeight w:val="698"/>
        </w:trPr>
        <w:tc>
          <w:tcPr>
            <w:tcW w:w="720" w:type="dxa"/>
            <w:tcBorders>
              <w:top w:val="single" w:sz="4" w:space="0" w:color="000000"/>
              <w:left w:val="nil"/>
              <w:bottom w:val="nil"/>
              <w:right w:val="nil"/>
            </w:tcBorders>
            <w:shd w:val="clear" w:color="auto" w:fill="auto"/>
            <w:vAlign w:val="bottom"/>
          </w:tcPr>
          <w:p w14:paraId="5A4EA097"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 </w:t>
            </w:r>
          </w:p>
        </w:tc>
        <w:tc>
          <w:tcPr>
            <w:tcW w:w="1499" w:type="dxa"/>
            <w:tcBorders>
              <w:top w:val="single" w:sz="4" w:space="0" w:color="000000"/>
              <w:left w:val="nil"/>
              <w:bottom w:val="nil"/>
              <w:right w:val="nil"/>
            </w:tcBorders>
            <w:shd w:val="clear" w:color="auto" w:fill="auto"/>
            <w:vAlign w:val="bottom"/>
          </w:tcPr>
          <w:p w14:paraId="1573A171"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 </w:t>
            </w:r>
          </w:p>
        </w:tc>
        <w:tc>
          <w:tcPr>
            <w:tcW w:w="2226" w:type="dxa"/>
            <w:gridSpan w:val="3"/>
            <w:tcBorders>
              <w:top w:val="single" w:sz="4" w:space="0" w:color="000000"/>
              <w:left w:val="nil"/>
              <w:bottom w:val="nil"/>
              <w:right w:val="nil"/>
            </w:tcBorders>
            <w:shd w:val="clear" w:color="auto" w:fill="auto"/>
            <w:vAlign w:val="bottom"/>
          </w:tcPr>
          <w:p w14:paraId="100524B3"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Network protection</w:t>
            </w:r>
          </w:p>
        </w:tc>
        <w:tc>
          <w:tcPr>
            <w:tcW w:w="775" w:type="dxa"/>
            <w:tcBorders>
              <w:top w:val="single" w:sz="4" w:space="0" w:color="000000"/>
              <w:left w:val="nil"/>
              <w:bottom w:val="nil"/>
              <w:right w:val="nil"/>
            </w:tcBorders>
            <w:shd w:val="clear" w:color="auto" w:fill="auto"/>
            <w:vAlign w:val="bottom"/>
          </w:tcPr>
          <w:p w14:paraId="305DA6CB"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 </w:t>
            </w:r>
          </w:p>
        </w:tc>
        <w:tc>
          <w:tcPr>
            <w:tcW w:w="1168" w:type="dxa"/>
            <w:tcBorders>
              <w:top w:val="single" w:sz="4" w:space="0" w:color="000000"/>
              <w:left w:val="nil"/>
              <w:bottom w:val="nil"/>
              <w:right w:val="nil"/>
            </w:tcBorders>
            <w:shd w:val="clear" w:color="auto" w:fill="auto"/>
            <w:vAlign w:val="bottom"/>
          </w:tcPr>
          <w:p w14:paraId="13D48354"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 </w:t>
            </w:r>
          </w:p>
        </w:tc>
        <w:tc>
          <w:tcPr>
            <w:tcW w:w="1796" w:type="dxa"/>
            <w:gridSpan w:val="2"/>
            <w:tcBorders>
              <w:top w:val="single" w:sz="4" w:space="0" w:color="000000"/>
              <w:left w:val="nil"/>
              <w:bottom w:val="nil"/>
              <w:right w:val="nil"/>
            </w:tcBorders>
            <w:shd w:val="clear" w:color="auto" w:fill="auto"/>
            <w:vAlign w:val="bottom"/>
          </w:tcPr>
          <w:p w14:paraId="5ABEEF3A"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Hub protection</w:t>
            </w:r>
          </w:p>
        </w:tc>
        <w:tc>
          <w:tcPr>
            <w:tcW w:w="1176" w:type="dxa"/>
            <w:tcBorders>
              <w:top w:val="single" w:sz="4" w:space="0" w:color="000000"/>
              <w:left w:val="nil"/>
              <w:bottom w:val="nil"/>
              <w:right w:val="nil"/>
            </w:tcBorders>
            <w:shd w:val="clear" w:color="auto" w:fill="auto"/>
            <w:vAlign w:val="bottom"/>
          </w:tcPr>
          <w:p w14:paraId="69EC695F"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 </w:t>
            </w:r>
          </w:p>
        </w:tc>
        <w:tc>
          <w:tcPr>
            <w:tcW w:w="1124" w:type="dxa"/>
            <w:tcBorders>
              <w:top w:val="single" w:sz="4" w:space="0" w:color="000000"/>
              <w:left w:val="nil"/>
              <w:bottom w:val="nil"/>
              <w:right w:val="nil"/>
            </w:tcBorders>
            <w:shd w:val="clear" w:color="auto" w:fill="auto"/>
            <w:vAlign w:val="bottom"/>
          </w:tcPr>
          <w:p w14:paraId="2D935188" w14:textId="77777777" w:rsidR="00523288" w:rsidRPr="003E77D3" w:rsidRDefault="00925D81">
            <w:pPr>
              <w:spacing w:line="240" w:lineRule="auto"/>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 </w:t>
            </w:r>
          </w:p>
        </w:tc>
      </w:tr>
      <w:tr w:rsidR="00523288" w14:paraId="21DDE3CE" w14:textId="77777777" w:rsidTr="00BB28D0">
        <w:trPr>
          <w:trHeight w:val="809"/>
        </w:trPr>
        <w:tc>
          <w:tcPr>
            <w:tcW w:w="720" w:type="dxa"/>
            <w:tcBorders>
              <w:top w:val="nil"/>
              <w:left w:val="nil"/>
              <w:bottom w:val="single" w:sz="4" w:space="0" w:color="000000"/>
              <w:right w:val="nil"/>
            </w:tcBorders>
            <w:shd w:val="clear" w:color="auto" w:fill="auto"/>
            <w:vAlign w:val="bottom"/>
          </w:tcPr>
          <w:p w14:paraId="5CD0082C"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Rank</w:t>
            </w:r>
          </w:p>
        </w:tc>
        <w:tc>
          <w:tcPr>
            <w:tcW w:w="1499" w:type="dxa"/>
            <w:tcBorders>
              <w:top w:val="nil"/>
              <w:left w:val="nil"/>
              <w:bottom w:val="single" w:sz="4" w:space="0" w:color="000000"/>
              <w:right w:val="nil"/>
            </w:tcBorders>
            <w:shd w:val="clear" w:color="auto" w:fill="auto"/>
            <w:vAlign w:val="bottom"/>
          </w:tcPr>
          <w:p w14:paraId="33D67061"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Network</w:t>
            </w:r>
          </w:p>
        </w:tc>
        <w:tc>
          <w:tcPr>
            <w:tcW w:w="815" w:type="dxa"/>
            <w:tcBorders>
              <w:top w:val="nil"/>
              <w:left w:val="nil"/>
              <w:bottom w:val="single" w:sz="4" w:space="0" w:color="000000"/>
              <w:right w:val="nil"/>
            </w:tcBorders>
            <w:shd w:val="clear" w:color="auto" w:fill="auto"/>
            <w:vAlign w:val="bottom"/>
          </w:tcPr>
          <w:p w14:paraId="44A1FE66"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lake center</w:t>
            </w:r>
          </w:p>
        </w:tc>
        <w:tc>
          <w:tcPr>
            <w:tcW w:w="1037" w:type="dxa"/>
            <w:tcBorders>
              <w:top w:val="nil"/>
              <w:left w:val="nil"/>
              <w:bottom w:val="single" w:sz="4" w:space="0" w:color="000000"/>
              <w:right w:val="nil"/>
            </w:tcBorders>
            <w:shd w:val="clear" w:color="auto" w:fill="auto"/>
            <w:vAlign w:val="bottom"/>
          </w:tcPr>
          <w:p w14:paraId="15A95BA2"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 multi-use, lake center</w:t>
            </w:r>
          </w:p>
        </w:tc>
        <w:tc>
          <w:tcPr>
            <w:tcW w:w="1149" w:type="dxa"/>
            <w:gridSpan w:val="2"/>
            <w:tcBorders>
              <w:top w:val="nil"/>
              <w:left w:val="nil"/>
              <w:bottom w:val="single" w:sz="4" w:space="0" w:color="000000"/>
              <w:right w:val="nil"/>
            </w:tcBorders>
            <w:shd w:val="clear" w:color="auto" w:fill="auto"/>
            <w:vAlign w:val="bottom"/>
          </w:tcPr>
          <w:p w14:paraId="1D2D21C2"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80% watershed</w:t>
            </w:r>
          </w:p>
        </w:tc>
        <w:tc>
          <w:tcPr>
            <w:tcW w:w="1168" w:type="dxa"/>
            <w:tcBorders>
              <w:top w:val="nil"/>
              <w:left w:val="nil"/>
              <w:bottom w:val="single" w:sz="4" w:space="0" w:color="000000"/>
              <w:right w:val="nil"/>
            </w:tcBorders>
            <w:shd w:val="clear" w:color="auto" w:fill="auto"/>
            <w:vAlign w:val="bottom"/>
          </w:tcPr>
          <w:p w14:paraId="6774C306"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 multi-use, 80% watershed</w:t>
            </w:r>
          </w:p>
        </w:tc>
        <w:tc>
          <w:tcPr>
            <w:tcW w:w="812" w:type="dxa"/>
            <w:tcBorders>
              <w:top w:val="nil"/>
              <w:left w:val="nil"/>
              <w:bottom w:val="single" w:sz="4" w:space="0" w:color="000000"/>
              <w:right w:val="nil"/>
            </w:tcBorders>
            <w:shd w:val="clear" w:color="auto" w:fill="auto"/>
            <w:vAlign w:val="bottom"/>
          </w:tcPr>
          <w:p w14:paraId="056ABC30"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lake center</w:t>
            </w:r>
          </w:p>
        </w:tc>
        <w:tc>
          <w:tcPr>
            <w:tcW w:w="984" w:type="dxa"/>
            <w:tcBorders>
              <w:top w:val="nil"/>
              <w:left w:val="nil"/>
              <w:bottom w:val="single" w:sz="4" w:space="0" w:color="000000"/>
              <w:right w:val="nil"/>
            </w:tcBorders>
            <w:shd w:val="clear" w:color="auto" w:fill="auto"/>
            <w:vAlign w:val="bottom"/>
          </w:tcPr>
          <w:p w14:paraId="6AC22C57"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 multi-use, lake center</w:t>
            </w:r>
          </w:p>
        </w:tc>
        <w:tc>
          <w:tcPr>
            <w:tcW w:w="1176" w:type="dxa"/>
            <w:tcBorders>
              <w:top w:val="nil"/>
              <w:left w:val="nil"/>
              <w:bottom w:val="single" w:sz="4" w:space="0" w:color="000000"/>
              <w:right w:val="nil"/>
            </w:tcBorders>
            <w:shd w:val="clear" w:color="auto" w:fill="auto"/>
            <w:vAlign w:val="bottom"/>
          </w:tcPr>
          <w:p w14:paraId="362BFA92"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80% watershed</w:t>
            </w:r>
          </w:p>
        </w:tc>
        <w:tc>
          <w:tcPr>
            <w:tcW w:w="1124" w:type="dxa"/>
            <w:tcBorders>
              <w:top w:val="nil"/>
              <w:left w:val="nil"/>
              <w:bottom w:val="single" w:sz="4" w:space="0" w:color="000000"/>
              <w:right w:val="nil"/>
            </w:tcBorders>
            <w:shd w:val="clear" w:color="auto" w:fill="auto"/>
            <w:vAlign w:val="bottom"/>
          </w:tcPr>
          <w:p w14:paraId="50387B45" w14:textId="77777777" w:rsidR="00523288" w:rsidRPr="003E77D3" w:rsidRDefault="00925D81">
            <w:pPr>
              <w:spacing w:line="240" w:lineRule="auto"/>
              <w:jc w:val="center"/>
              <w:rPr>
                <w:rFonts w:ascii="Times New Roman" w:eastAsia="Times New Roman" w:hAnsi="Times New Roman" w:cs="Times New Roman"/>
                <w:b/>
                <w:color w:val="000000"/>
                <w:sz w:val="20"/>
                <w:szCs w:val="20"/>
              </w:rPr>
            </w:pPr>
            <w:r w:rsidRPr="003E77D3">
              <w:rPr>
                <w:rFonts w:ascii="Times New Roman" w:eastAsia="Times New Roman" w:hAnsi="Times New Roman" w:cs="Times New Roman"/>
                <w:b/>
                <w:color w:val="000000"/>
                <w:sz w:val="20"/>
                <w:szCs w:val="20"/>
              </w:rPr>
              <w:t>Strict + multi-use, 80% watershed</w:t>
            </w:r>
          </w:p>
        </w:tc>
      </w:tr>
      <w:tr w:rsidR="00523288" w14:paraId="06202B7B" w14:textId="77777777" w:rsidTr="00BB28D0">
        <w:trPr>
          <w:trHeight w:val="316"/>
        </w:trPr>
        <w:tc>
          <w:tcPr>
            <w:tcW w:w="720" w:type="dxa"/>
            <w:tcBorders>
              <w:top w:val="nil"/>
              <w:left w:val="nil"/>
              <w:bottom w:val="nil"/>
              <w:right w:val="nil"/>
            </w:tcBorders>
            <w:shd w:val="clear" w:color="auto" w:fill="auto"/>
            <w:vAlign w:val="bottom"/>
          </w:tcPr>
          <w:p w14:paraId="5879123A"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w:t>
            </w:r>
          </w:p>
        </w:tc>
        <w:tc>
          <w:tcPr>
            <w:tcW w:w="1499" w:type="dxa"/>
            <w:tcBorders>
              <w:top w:val="nil"/>
              <w:left w:val="nil"/>
              <w:bottom w:val="nil"/>
              <w:right w:val="nil"/>
            </w:tcBorders>
            <w:shd w:val="clear" w:color="auto" w:fill="auto"/>
            <w:vAlign w:val="bottom"/>
          </w:tcPr>
          <w:p w14:paraId="37BD2458"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Colorado River</w:t>
            </w:r>
          </w:p>
        </w:tc>
        <w:tc>
          <w:tcPr>
            <w:tcW w:w="815" w:type="dxa"/>
            <w:tcBorders>
              <w:top w:val="nil"/>
              <w:left w:val="nil"/>
              <w:bottom w:val="nil"/>
              <w:right w:val="nil"/>
            </w:tcBorders>
            <w:shd w:val="clear" w:color="auto" w:fill="auto"/>
            <w:vAlign w:val="bottom"/>
          </w:tcPr>
          <w:p w14:paraId="6E2825AC"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41.1%</w:t>
            </w:r>
          </w:p>
        </w:tc>
        <w:tc>
          <w:tcPr>
            <w:tcW w:w="1037" w:type="dxa"/>
            <w:tcBorders>
              <w:top w:val="nil"/>
              <w:left w:val="nil"/>
              <w:bottom w:val="nil"/>
              <w:right w:val="nil"/>
            </w:tcBorders>
            <w:shd w:val="clear" w:color="auto" w:fill="auto"/>
            <w:vAlign w:val="bottom"/>
          </w:tcPr>
          <w:p w14:paraId="153A324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68.9%</w:t>
            </w:r>
          </w:p>
        </w:tc>
        <w:tc>
          <w:tcPr>
            <w:tcW w:w="1149" w:type="dxa"/>
            <w:gridSpan w:val="2"/>
            <w:tcBorders>
              <w:top w:val="nil"/>
              <w:left w:val="nil"/>
              <w:bottom w:val="nil"/>
              <w:right w:val="nil"/>
            </w:tcBorders>
            <w:shd w:val="clear" w:color="auto" w:fill="auto"/>
            <w:vAlign w:val="bottom"/>
          </w:tcPr>
          <w:p w14:paraId="74A835FE"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39.1%</w:t>
            </w:r>
          </w:p>
        </w:tc>
        <w:tc>
          <w:tcPr>
            <w:tcW w:w="1168" w:type="dxa"/>
            <w:tcBorders>
              <w:top w:val="nil"/>
              <w:left w:val="nil"/>
              <w:bottom w:val="nil"/>
              <w:right w:val="nil"/>
            </w:tcBorders>
            <w:shd w:val="clear" w:color="auto" w:fill="auto"/>
            <w:vAlign w:val="bottom"/>
          </w:tcPr>
          <w:p w14:paraId="742C4DC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72.6%</w:t>
            </w:r>
          </w:p>
        </w:tc>
        <w:tc>
          <w:tcPr>
            <w:tcW w:w="812" w:type="dxa"/>
            <w:tcBorders>
              <w:top w:val="nil"/>
              <w:left w:val="nil"/>
              <w:bottom w:val="nil"/>
              <w:right w:val="nil"/>
            </w:tcBorders>
            <w:shd w:val="clear" w:color="auto" w:fill="auto"/>
            <w:vAlign w:val="bottom"/>
          </w:tcPr>
          <w:p w14:paraId="62B1AD7A"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26.2%</w:t>
            </w:r>
          </w:p>
        </w:tc>
        <w:tc>
          <w:tcPr>
            <w:tcW w:w="984" w:type="dxa"/>
            <w:tcBorders>
              <w:top w:val="nil"/>
              <w:left w:val="nil"/>
              <w:bottom w:val="nil"/>
              <w:right w:val="nil"/>
            </w:tcBorders>
            <w:shd w:val="clear" w:color="auto" w:fill="auto"/>
            <w:vAlign w:val="bottom"/>
          </w:tcPr>
          <w:p w14:paraId="555912D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83.3%</w:t>
            </w:r>
          </w:p>
        </w:tc>
        <w:tc>
          <w:tcPr>
            <w:tcW w:w="1176" w:type="dxa"/>
            <w:tcBorders>
              <w:top w:val="nil"/>
              <w:left w:val="nil"/>
              <w:bottom w:val="nil"/>
              <w:right w:val="nil"/>
            </w:tcBorders>
            <w:shd w:val="clear" w:color="auto" w:fill="auto"/>
            <w:vAlign w:val="bottom"/>
          </w:tcPr>
          <w:p w14:paraId="55347CB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26.2%</w:t>
            </w:r>
          </w:p>
        </w:tc>
        <w:tc>
          <w:tcPr>
            <w:tcW w:w="1124" w:type="dxa"/>
            <w:tcBorders>
              <w:top w:val="nil"/>
              <w:left w:val="nil"/>
              <w:bottom w:val="nil"/>
              <w:right w:val="nil"/>
            </w:tcBorders>
            <w:shd w:val="clear" w:color="auto" w:fill="auto"/>
            <w:vAlign w:val="bottom"/>
          </w:tcPr>
          <w:p w14:paraId="59A0BA8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76.2%</w:t>
            </w:r>
          </w:p>
        </w:tc>
      </w:tr>
      <w:tr w:rsidR="00523288" w14:paraId="63D48E58" w14:textId="77777777" w:rsidTr="00BB28D0">
        <w:trPr>
          <w:trHeight w:val="316"/>
        </w:trPr>
        <w:tc>
          <w:tcPr>
            <w:tcW w:w="720" w:type="dxa"/>
            <w:tcBorders>
              <w:top w:val="nil"/>
              <w:left w:val="nil"/>
              <w:bottom w:val="nil"/>
              <w:right w:val="nil"/>
            </w:tcBorders>
            <w:shd w:val="clear" w:color="auto" w:fill="auto"/>
            <w:vAlign w:val="bottom"/>
          </w:tcPr>
          <w:p w14:paraId="1B30B2C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w:t>
            </w:r>
          </w:p>
        </w:tc>
        <w:tc>
          <w:tcPr>
            <w:tcW w:w="1499" w:type="dxa"/>
            <w:tcBorders>
              <w:top w:val="nil"/>
              <w:left w:val="nil"/>
              <w:bottom w:val="nil"/>
              <w:right w:val="nil"/>
            </w:tcBorders>
            <w:shd w:val="clear" w:color="auto" w:fill="auto"/>
            <w:vAlign w:val="bottom"/>
          </w:tcPr>
          <w:p w14:paraId="36472C66"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Rio Grande</w:t>
            </w:r>
          </w:p>
        </w:tc>
        <w:tc>
          <w:tcPr>
            <w:tcW w:w="815" w:type="dxa"/>
            <w:tcBorders>
              <w:top w:val="nil"/>
              <w:left w:val="nil"/>
              <w:bottom w:val="nil"/>
              <w:right w:val="nil"/>
            </w:tcBorders>
            <w:shd w:val="clear" w:color="auto" w:fill="auto"/>
            <w:vAlign w:val="bottom"/>
          </w:tcPr>
          <w:p w14:paraId="637F100E"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17.2%</w:t>
            </w:r>
          </w:p>
        </w:tc>
        <w:tc>
          <w:tcPr>
            <w:tcW w:w="1037" w:type="dxa"/>
            <w:tcBorders>
              <w:top w:val="nil"/>
              <w:left w:val="nil"/>
              <w:bottom w:val="nil"/>
              <w:right w:val="nil"/>
            </w:tcBorders>
            <w:shd w:val="clear" w:color="auto" w:fill="auto"/>
            <w:vAlign w:val="bottom"/>
          </w:tcPr>
          <w:p w14:paraId="1C97E279"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30.4%</w:t>
            </w:r>
          </w:p>
        </w:tc>
        <w:tc>
          <w:tcPr>
            <w:tcW w:w="1149" w:type="dxa"/>
            <w:gridSpan w:val="2"/>
            <w:tcBorders>
              <w:top w:val="nil"/>
              <w:left w:val="nil"/>
              <w:bottom w:val="nil"/>
              <w:right w:val="nil"/>
            </w:tcBorders>
            <w:shd w:val="clear" w:color="auto" w:fill="auto"/>
            <w:vAlign w:val="bottom"/>
          </w:tcPr>
          <w:p w14:paraId="09D7F95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11.2%</w:t>
            </w:r>
          </w:p>
        </w:tc>
        <w:tc>
          <w:tcPr>
            <w:tcW w:w="1168" w:type="dxa"/>
            <w:tcBorders>
              <w:top w:val="nil"/>
              <w:left w:val="nil"/>
              <w:bottom w:val="nil"/>
              <w:right w:val="nil"/>
            </w:tcBorders>
            <w:shd w:val="clear" w:color="auto" w:fill="auto"/>
            <w:vAlign w:val="bottom"/>
          </w:tcPr>
          <w:p w14:paraId="3D84B5E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30.0%</w:t>
            </w:r>
          </w:p>
        </w:tc>
        <w:tc>
          <w:tcPr>
            <w:tcW w:w="812" w:type="dxa"/>
            <w:tcBorders>
              <w:top w:val="nil"/>
              <w:left w:val="nil"/>
              <w:bottom w:val="nil"/>
              <w:right w:val="nil"/>
            </w:tcBorders>
            <w:shd w:val="clear" w:color="auto" w:fill="auto"/>
            <w:vAlign w:val="bottom"/>
          </w:tcPr>
          <w:p w14:paraId="2744179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984" w:type="dxa"/>
            <w:tcBorders>
              <w:top w:val="nil"/>
              <w:left w:val="nil"/>
              <w:bottom w:val="nil"/>
              <w:right w:val="nil"/>
            </w:tcBorders>
            <w:shd w:val="clear" w:color="auto" w:fill="auto"/>
            <w:vAlign w:val="bottom"/>
          </w:tcPr>
          <w:p w14:paraId="7A49FB8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23.1%</w:t>
            </w:r>
          </w:p>
        </w:tc>
        <w:tc>
          <w:tcPr>
            <w:tcW w:w="1176" w:type="dxa"/>
            <w:tcBorders>
              <w:top w:val="nil"/>
              <w:left w:val="nil"/>
              <w:bottom w:val="nil"/>
              <w:right w:val="nil"/>
            </w:tcBorders>
            <w:shd w:val="clear" w:color="auto" w:fill="auto"/>
            <w:vAlign w:val="bottom"/>
          </w:tcPr>
          <w:p w14:paraId="03437E0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24" w:type="dxa"/>
            <w:tcBorders>
              <w:top w:val="nil"/>
              <w:left w:val="nil"/>
              <w:bottom w:val="nil"/>
              <w:right w:val="nil"/>
            </w:tcBorders>
            <w:shd w:val="clear" w:color="auto" w:fill="auto"/>
            <w:vAlign w:val="bottom"/>
          </w:tcPr>
          <w:p w14:paraId="4F46A27E"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30.8%</w:t>
            </w:r>
          </w:p>
        </w:tc>
      </w:tr>
      <w:tr w:rsidR="00523288" w14:paraId="6B1BDCF3" w14:textId="77777777" w:rsidTr="00BB28D0">
        <w:trPr>
          <w:trHeight w:val="316"/>
        </w:trPr>
        <w:tc>
          <w:tcPr>
            <w:tcW w:w="720" w:type="dxa"/>
            <w:tcBorders>
              <w:top w:val="nil"/>
              <w:left w:val="nil"/>
              <w:bottom w:val="nil"/>
              <w:right w:val="nil"/>
            </w:tcBorders>
            <w:shd w:val="clear" w:color="auto" w:fill="auto"/>
            <w:vAlign w:val="bottom"/>
          </w:tcPr>
          <w:p w14:paraId="6C65BD4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w:t>
            </w:r>
          </w:p>
        </w:tc>
        <w:tc>
          <w:tcPr>
            <w:tcW w:w="1499" w:type="dxa"/>
            <w:tcBorders>
              <w:top w:val="nil"/>
              <w:left w:val="nil"/>
              <w:bottom w:val="nil"/>
              <w:right w:val="nil"/>
            </w:tcBorders>
            <w:shd w:val="clear" w:color="auto" w:fill="auto"/>
            <w:vAlign w:val="bottom"/>
          </w:tcPr>
          <w:p w14:paraId="161A470D"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Columbia River</w:t>
            </w:r>
          </w:p>
        </w:tc>
        <w:tc>
          <w:tcPr>
            <w:tcW w:w="815" w:type="dxa"/>
            <w:tcBorders>
              <w:top w:val="nil"/>
              <w:left w:val="nil"/>
              <w:bottom w:val="nil"/>
              <w:right w:val="nil"/>
            </w:tcBorders>
            <w:shd w:val="clear" w:color="auto" w:fill="auto"/>
            <w:vAlign w:val="bottom"/>
          </w:tcPr>
          <w:p w14:paraId="0924688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36.3%</w:t>
            </w:r>
          </w:p>
        </w:tc>
        <w:tc>
          <w:tcPr>
            <w:tcW w:w="1037" w:type="dxa"/>
            <w:tcBorders>
              <w:top w:val="nil"/>
              <w:left w:val="nil"/>
              <w:bottom w:val="nil"/>
              <w:right w:val="nil"/>
            </w:tcBorders>
            <w:shd w:val="clear" w:color="auto" w:fill="auto"/>
            <w:vAlign w:val="bottom"/>
          </w:tcPr>
          <w:p w14:paraId="54CA123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67.0%</w:t>
            </w:r>
          </w:p>
        </w:tc>
        <w:tc>
          <w:tcPr>
            <w:tcW w:w="1149" w:type="dxa"/>
            <w:gridSpan w:val="2"/>
            <w:tcBorders>
              <w:top w:val="nil"/>
              <w:left w:val="nil"/>
              <w:bottom w:val="nil"/>
              <w:right w:val="nil"/>
            </w:tcBorders>
            <w:shd w:val="clear" w:color="auto" w:fill="auto"/>
            <w:vAlign w:val="bottom"/>
          </w:tcPr>
          <w:p w14:paraId="67291999"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32.5%</w:t>
            </w:r>
          </w:p>
        </w:tc>
        <w:tc>
          <w:tcPr>
            <w:tcW w:w="1168" w:type="dxa"/>
            <w:tcBorders>
              <w:top w:val="nil"/>
              <w:left w:val="nil"/>
              <w:bottom w:val="nil"/>
              <w:right w:val="nil"/>
            </w:tcBorders>
            <w:shd w:val="clear" w:color="auto" w:fill="auto"/>
            <w:vAlign w:val="bottom"/>
          </w:tcPr>
          <w:p w14:paraId="2EC7F21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67.0%</w:t>
            </w:r>
          </w:p>
        </w:tc>
        <w:tc>
          <w:tcPr>
            <w:tcW w:w="812" w:type="dxa"/>
            <w:tcBorders>
              <w:top w:val="nil"/>
              <w:left w:val="nil"/>
              <w:bottom w:val="nil"/>
              <w:right w:val="nil"/>
            </w:tcBorders>
            <w:shd w:val="clear" w:color="auto" w:fill="auto"/>
            <w:vAlign w:val="bottom"/>
          </w:tcPr>
          <w:p w14:paraId="479EA78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12.7%</w:t>
            </w:r>
          </w:p>
        </w:tc>
        <w:tc>
          <w:tcPr>
            <w:tcW w:w="984" w:type="dxa"/>
            <w:tcBorders>
              <w:top w:val="nil"/>
              <w:left w:val="nil"/>
              <w:bottom w:val="nil"/>
              <w:right w:val="nil"/>
            </w:tcBorders>
            <w:shd w:val="clear" w:color="auto" w:fill="auto"/>
            <w:vAlign w:val="bottom"/>
          </w:tcPr>
          <w:p w14:paraId="2C8DE41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43.6%</w:t>
            </w:r>
          </w:p>
        </w:tc>
        <w:tc>
          <w:tcPr>
            <w:tcW w:w="1176" w:type="dxa"/>
            <w:tcBorders>
              <w:top w:val="nil"/>
              <w:left w:val="nil"/>
              <w:bottom w:val="nil"/>
              <w:right w:val="nil"/>
            </w:tcBorders>
            <w:shd w:val="clear" w:color="auto" w:fill="auto"/>
            <w:vAlign w:val="bottom"/>
          </w:tcPr>
          <w:p w14:paraId="5A73744F"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16.4%</w:t>
            </w:r>
          </w:p>
        </w:tc>
        <w:tc>
          <w:tcPr>
            <w:tcW w:w="1124" w:type="dxa"/>
            <w:tcBorders>
              <w:top w:val="nil"/>
              <w:left w:val="nil"/>
              <w:bottom w:val="nil"/>
              <w:right w:val="nil"/>
            </w:tcBorders>
            <w:shd w:val="clear" w:color="auto" w:fill="auto"/>
            <w:vAlign w:val="bottom"/>
          </w:tcPr>
          <w:p w14:paraId="1A41D88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47.3%</w:t>
            </w:r>
          </w:p>
        </w:tc>
      </w:tr>
      <w:tr w:rsidR="00523288" w14:paraId="58EC9A05" w14:textId="77777777" w:rsidTr="00BB28D0">
        <w:trPr>
          <w:trHeight w:val="316"/>
        </w:trPr>
        <w:tc>
          <w:tcPr>
            <w:tcW w:w="720" w:type="dxa"/>
            <w:tcBorders>
              <w:top w:val="nil"/>
              <w:left w:val="nil"/>
              <w:bottom w:val="nil"/>
              <w:right w:val="nil"/>
            </w:tcBorders>
            <w:shd w:val="clear" w:color="auto" w:fill="auto"/>
            <w:vAlign w:val="bottom"/>
          </w:tcPr>
          <w:p w14:paraId="26F83B6F"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w:t>
            </w:r>
          </w:p>
        </w:tc>
        <w:tc>
          <w:tcPr>
            <w:tcW w:w="1499" w:type="dxa"/>
            <w:tcBorders>
              <w:top w:val="nil"/>
              <w:left w:val="nil"/>
              <w:bottom w:val="nil"/>
              <w:right w:val="nil"/>
            </w:tcBorders>
            <w:shd w:val="clear" w:color="auto" w:fill="auto"/>
            <w:vAlign w:val="bottom"/>
          </w:tcPr>
          <w:p w14:paraId="058EE613" w14:textId="77777777" w:rsidR="00BB28D0"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Sacramento/</w:t>
            </w:r>
          </w:p>
          <w:p w14:paraId="1C0CCD32" w14:textId="6864FEC6"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San Joaquin</w:t>
            </w:r>
          </w:p>
        </w:tc>
        <w:tc>
          <w:tcPr>
            <w:tcW w:w="815" w:type="dxa"/>
            <w:tcBorders>
              <w:top w:val="nil"/>
              <w:left w:val="nil"/>
              <w:bottom w:val="nil"/>
              <w:right w:val="nil"/>
            </w:tcBorders>
            <w:shd w:val="clear" w:color="auto" w:fill="auto"/>
            <w:vAlign w:val="bottom"/>
          </w:tcPr>
          <w:p w14:paraId="3228AFA9"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52.9%</w:t>
            </w:r>
          </w:p>
        </w:tc>
        <w:tc>
          <w:tcPr>
            <w:tcW w:w="1037" w:type="dxa"/>
            <w:tcBorders>
              <w:top w:val="nil"/>
              <w:left w:val="nil"/>
              <w:bottom w:val="nil"/>
              <w:right w:val="nil"/>
            </w:tcBorders>
            <w:shd w:val="clear" w:color="auto" w:fill="auto"/>
            <w:vAlign w:val="bottom"/>
          </w:tcPr>
          <w:p w14:paraId="5DE7BE95"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65.3%</w:t>
            </w:r>
          </w:p>
        </w:tc>
        <w:tc>
          <w:tcPr>
            <w:tcW w:w="1149" w:type="dxa"/>
            <w:gridSpan w:val="2"/>
            <w:tcBorders>
              <w:top w:val="nil"/>
              <w:left w:val="nil"/>
              <w:bottom w:val="nil"/>
              <w:right w:val="nil"/>
            </w:tcBorders>
            <w:shd w:val="clear" w:color="auto" w:fill="auto"/>
            <w:vAlign w:val="bottom"/>
          </w:tcPr>
          <w:p w14:paraId="1E87525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51.5%</w:t>
            </w:r>
          </w:p>
        </w:tc>
        <w:tc>
          <w:tcPr>
            <w:tcW w:w="1168" w:type="dxa"/>
            <w:tcBorders>
              <w:top w:val="nil"/>
              <w:left w:val="nil"/>
              <w:bottom w:val="nil"/>
              <w:right w:val="nil"/>
            </w:tcBorders>
            <w:shd w:val="clear" w:color="auto" w:fill="auto"/>
            <w:vAlign w:val="bottom"/>
          </w:tcPr>
          <w:p w14:paraId="486DAE6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62.4%</w:t>
            </w:r>
          </w:p>
        </w:tc>
        <w:tc>
          <w:tcPr>
            <w:tcW w:w="812" w:type="dxa"/>
            <w:tcBorders>
              <w:top w:val="nil"/>
              <w:left w:val="nil"/>
              <w:bottom w:val="nil"/>
              <w:right w:val="nil"/>
            </w:tcBorders>
            <w:shd w:val="clear" w:color="auto" w:fill="auto"/>
            <w:vAlign w:val="bottom"/>
          </w:tcPr>
          <w:p w14:paraId="32C7F850"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46.9%</w:t>
            </w:r>
          </w:p>
        </w:tc>
        <w:tc>
          <w:tcPr>
            <w:tcW w:w="984" w:type="dxa"/>
            <w:tcBorders>
              <w:top w:val="nil"/>
              <w:left w:val="nil"/>
              <w:bottom w:val="nil"/>
              <w:right w:val="nil"/>
            </w:tcBorders>
            <w:shd w:val="clear" w:color="auto" w:fill="auto"/>
            <w:vAlign w:val="bottom"/>
          </w:tcPr>
          <w:p w14:paraId="3C8DE19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59.2%</w:t>
            </w:r>
          </w:p>
        </w:tc>
        <w:tc>
          <w:tcPr>
            <w:tcW w:w="1176" w:type="dxa"/>
            <w:tcBorders>
              <w:top w:val="nil"/>
              <w:left w:val="nil"/>
              <w:bottom w:val="nil"/>
              <w:right w:val="nil"/>
            </w:tcBorders>
            <w:shd w:val="clear" w:color="auto" w:fill="auto"/>
            <w:vAlign w:val="bottom"/>
          </w:tcPr>
          <w:p w14:paraId="2A133C9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42.9%</w:t>
            </w:r>
          </w:p>
        </w:tc>
        <w:tc>
          <w:tcPr>
            <w:tcW w:w="1124" w:type="dxa"/>
            <w:tcBorders>
              <w:top w:val="nil"/>
              <w:left w:val="nil"/>
              <w:bottom w:val="nil"/>
              <w:right w:val="nil"/>
            </w:tcBorders>
            <w:shd w:val="clear" w:color="auto" w:fill="auto"/>
            <w:vAlign w:val="bottom"/>
          </w:tcPr>
          <w:p w14:paraId="3F090AB5"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46.9%</w:t>
            </w:r>
          </w:p>
        </w:tc>
      </w:tr>
      <w:tr w:rsidR="00523288" w14:paraId="44553C9A" w14:textId="77777777" w:rsidTr="00BB28D0">
        <w:trPr>
          <w:trHeight w:val="316"/>
        </w:trPr>
        <w:tc>
          <w:tcPr>
            <w:tcW w:w="720" w:type="dxa"/>
            <w:tcBorders>
              <w:top w:val="nil"/>
              <w:left w:val="nil"/>
              <w:bottom w:val="nil"/>
              <w:right w:val="nil"/>
            </w:tcBorders>
            <w:shd w:val="clear" w:color="auto" w:fill="auto"/>
            <w:vAlign w:val="bottom"/>
          </w:tcPr>
          <w:p w14:paraId="07DD8A9C"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w:t>
            </w:r>
          </w:p>
        </w:tc>
        <w:tc>
          <w:tcPr>
            <w:tcW w:w="1499" w:type="dxa"/>
            <w:tcBorders>
              <w:top w:val="nil"/>
              <w:left w:val="nil"/>
              <w:bottom w:val="nil"/>
              <w:right w:val="nil"/>
            </w:tcBorders>
            <w:shd w:val="clear" w:color="auto" w:fill="auto"/>
            <w:vAlign w:val="bottom"/>
          </w:tcPr>
          <w:p w14:paraId="591B3F83"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Brazos River</w:t>
            </w:r>
          </w:p>
        </w:tc>
        <w:tc>
          <w:tcPr>
            <w:tcW w:w="815" w:type="dxa"/>
            <w:tcBorders>
              <w:top w:val="nil"/>
              <w:left w:val="nil"/>
              <w:bottom w:val="nil"/>
              <w:right w:val="nil"/>
            </w:tcBorders>
            <w:shd w:val="clear" w:color="auto" w:fill="auto"/>
            <w:vAlign w:val="bottom"/>
          </w:tcPr>
          <w:p w14:paraId="0560715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1.8%</w:t>
            </w:r>
          </w:p>
        </w:tc>
        <w:tc>
          <w:tcPr>
            <w:tcW w:w="1037" w:type="dxa"/>
            <w:tcBorders>
              <w:top w:val="nil"/>
              <w:left w:val="nil"/>
              <w:bottom w:val="nil"/>
              <w:right w:val="nil"/>
            </w:tcBorders>
            <w:shd w:val="clear" w:color="auto" w:fill="auto"/>
            <w:vAlign w:val="bottom"/>
          </w:tcPr>
          <w:p w14:paraId="5FE7D30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2.4%</w:t>
            </w:r>
          </w:p>
        </w:tc>
        <w:tc>
          <w:tcPr>
            <w:tcW w:w="1149" w:type="dxa"/>
            <w:gridSpan w:val="2"/>
            <w:tcBorders>
              <w:top w:val="nil"/>
              <w:left w:val="nil"/>
              <w:bottom w:val="nil"/>
              <w:right w:val="nil"/>
            </w:tcBorders>
            <w:shd w:val="clear" w:color="auto" w:fill="auto"/>
            <w:vAlign w:val="bottom"/>
          </w:tcPr>
          <w:p w14:paraId="5B9823B0"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0.9%</w:t>
            </w:r>
          </w:p>
        </w:tc>
        <w:tc>
          <w:tcPr>
            <w:tcW w:w="1168" w:type="dxa"/>
            <w:tcBorders>
              <w:top w:val="nil"/>
              <w:left w:val="nil"/>
              <w:bottom w:val="nil"/>
              <w:right w:val="nil"/>
            </w:tcBorders>
            <w:shd w:val="clear" w:color="auto" w:fill="auto"/>
            <w:vAlign w:val="bottom"/>
          </w:tcPr>
          <w:p w14:paraId="769DF6D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1.0%</w:t>
            </w:r>
          </w:p>
        </w:tc>
        <w:tc>
          <w:tcPr>
            <w:tcW w:w="812" w:type="dxa"/>
            <w:tcBorders>
              <w:top w:val="nil"/>
              <w:left w:val="nil"/>
              <w:bottom w:val="nil"/>
              <w:right w:val="nil"/>
            </w:tcBorders>
            <w:shd w:val="clear" w:color="auto" w:fill="auto"/>
            <w:vAlign w:val="bottom"/>
          </w:tcPr>
          <w:p w14:paraId="2513A97E"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22.7%</w:t>
            </w:r>
          </w:p>
        </w:tc>
        <w:tc>
          <w:tcPr>
            <w:tcW w:w="984" w:type="dxa"/>
            <w:tcBorders>
              <w:top w:val="nil"/>
              <w:left w:val="nil"/>
              <w:bottom w:val="nil"/>
              <w:right w:val="nil"/>
            </w:tcBorders>
            <w:shd w:val="clear" w:color="auto" w:fill="auto"/>
            <w:vAlign w:val="bottom"/>
          </w:tcPr>
          <w:p w14:paraId="7E5A055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22.7%</w:t>
            </w:r>
          </w:p>
        </w:tc>
        <w:tc>
          <w:tcPr>
            <w:tcW w:w="1176" w:type="dxa"/>
            <w:tcBorders>
              <w:top w:val="nil"/>
              <w:left w:val="nil"/>
              <w:bottom w:val="nil"/>
              <w:right w:val="nil"/>
            </w:tcBorders>
            <w:shd w:val="clear" w:color="auto" w:fill="auto"/>
            <w:vAlign w:val="bottom"/>
          </w:tcPr>
          <w:p w14:paraId="5E8BA7C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9.1%</w:t>
            </w:r>
          </w:p>
        </w:tc>
        <w:tc>
          <w:tcPr>
            <w:tcW w:w="1124" w:type="dxa"/>
            <w:tcBorders>
              <w:top w:val="nil"/>
              <w:left w:val="nil"/>
              <w:bottom w:val="nil"/>
              <w:right w:val="nil"/>
            </w:tcBorders>
            <w:shd w:val="clear" w:color="auto" w:fill="auto"/>
            <w:vAlign w:val="bottom"/>
          </w:tcPr>
          <w:p w14:paraId="2EB0811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9.1%</w:t>
            </w:r>
          </w:p>
        </w:tc>
      </w:tr>
      <w:tr w:rsidR="00523288" w14:paraId="643362BF" w14:textId="77777777" w:rsidTr="00BB28D0">
        <w:trPr>
          <w:trHeight w:val="316"/>
        </w:trPr>
        <w:tc>
          <w:tcPr>
            <w:tcW w:w="720" w:type="dxa"/>
            <w:tcBorders>
              <w:top w:val="nil"/>
              <w:left w:val="nil"/>
              <w:bottom w:val="nil"/>
              <w:right w:val="nil"/>
            </w:tcBorders>
            <w:shd w:val="clear" w:color="auto" w:fill="auto"/>
            <w:vAlign w:val="bottom"/>
          </w:tcPr>
          <w:p w14:paraId="1502B35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w:t>
            </w:r>
          </w:p>
        </w:tc>
        <w:tc>
          <w:tcPr>
            <w:tcW w:w="1499" w:type="dxa"/>
            <w:tcBorders>
              <w:top w:val="nil"/>
              <w:left w:val="nil"/>
              <w:bottom w:val="nil"/>
              <w:right w:val="nil"/>
            </w:tcBorders>
            <w:shd w:val="clear" w:color="auto" w:fill="auto"/>
            <w:vAlign w:val="bottom"/>
          </w:tcPr>
          <w:p w14:paraId="23A6F0D1"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Susquehanna-Hudson</w:t>
            </w:r>
          </w:p>
        </w:tc>
        <w:tc>
          <w:tcPr>
            <w:tcW w:w="815" w:type="dxa"/>
            <w:tcBorders>
              <w:top w:val="nil"/>
              <w:left w:val="nil"/>
              <w:bottom w:val="nil"/>
              <w:right w:val="nil"/>
            </w:tcBorders>
            <w:shd w:val="clear" w:color="auto" w:fill="auto"/>
            <w:vAlign w:val="bottom"/>
          </w:tcPr>
          <w:p w14:paraId="56713E1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5.3%</w:t>
            </w:r>
          </w:p>
        </w:tc>
        <w:tc>
          <w:tcPr>
            <w:tcW w:w="1037" w:type="dxa"/>
            <w:tcBorders>
              <w:top w:val="nil"/>
              <w:left w:val="nil"/>
              <w:bottom w:val="nil"/>
              <w:right w:val="nil"/>
            </w:tcBorders>
            <w:shd w:val="clear" w:color="auto" w:fill="auto"/>
            <w:vAlign w:val="bottom"/>
          </w:tcPr>
          <w:p w14:paraId="5167F31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11.7%</w:t>
            </w:r>
          </w:p>
        </w:tc>
        <w:tc>
          <w:tcPr>
            <w:tcW w:w="1149" w:type="dxa"/>
            <w:gridSpan w:val="2"/>
            <w:tcBorders>
              <w:top w:val="nil"/>
              <w:left w:val="nil"/>
              <w:bottom w:val="nil"/>
              <w:right w:val="nil"/>
            </w:tcBorders>
            <w:shd w:val="clear" w:color="auto" w:fill="auto"/>
            <w:vAlign w:val="bottom"/>
          </w:tcPr>
          <w:p w14:paraId="1BE58110"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11.9%</w:t>
            </w:r>
          </w:p>
        </w:tc>
        <w:tc>
          <w:tcPr>
            <w:tcW w:w="1168" w:type="dxa"/>
            <w:tcBorders>
              <w:top w:val="nil"/>
              <w:left w:val="nil"/>
              <w:bottom w:val="nil"/>
              <w:right w:val="nil"/>
            </w:tcBorders>
            <w:shd w:val="clear" w:color="auto" w:fill="auto"/>
            <w:vAlign w:val="bottom"/>
          </w:tcPr>
          <w:p w14:paraId="4E951622"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15.8%</w:t>
            </w:r>
          </w:p>
        </w:tc>
        <w:tc>
          <w:tcPr>
            <w:tcW w:w="812" w:type="dxa"/>
            <w:tcBorders>
              <w:top w:val="nil"/>
              <w:left w:val="nil"/>
              <w:bottom w:val="nil"/>
              <w:right w:val="nil"/>
            </w:tcBorders>
            <w:shd w:val="clear" w:color="auto" w:fill="auto"/>
            <w:vAlign w:val="bottom"/>
          </w:tcPr>
          <w:p w14:paraId="487EEF9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12.7%</w:t>
            </w:r>
          </w:p>
        </w:tc>
        <w:tc>
          <w:tcPr>
            <w:tcW w:w="984" w:type="dxa"/>
            <w:tcBorders>
              <w:top w:val="nil"/>
              <w:left w:val="nil"/>
              <w:bottom w:val="nil"/>
              <w:right w:val="nil"/>
            </w:tcBorders>
            <w:shd w:val="clear" w:color="auto" w:fill="auto"/>
            <w:vAlign w:val="bottom"/>
          </w:tcPr>
          <w:p w14:paraId="48BA5A82"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19.7%</w:t>
            </w:r>
          </w:p>
        </w:tc>
        <w:tc>
          <w:tcPr>
            <w:tcW w:w="1176" w:type="dxa"/>
            <w:tcBorders>
              <w:top w:val="nil"/>
              <w:left w:val="nil"/>
              <w:bottom w:val="nil"/>
              <w:right w:val="nil"/>
            </w:tcBorders>
            <w:shd w:val="clear" w:color="auto" w:fill="auto"/>
            <w:vAlign w:val="bottom"/>
          </w:tcPr>
          <w:p w14:paraId="302F0139"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4.2%</w:t>
            </w:r>
          </w:p>
        </w:tc>
        <w:tc>
          <w:tcPr>
            <w:tcW w:w="1124" w:type="dxa"/>
            <w:tcBorders>
              <w:top w:val="nil"/>
              <w:left w:val="nil"/>
              <w:bottom w:val="nil"/>
              <w:right w:val="nil"/>
            </w:tcBorders>
            <w:shd w:val="clear" w:color="auto" w:fill="auto"/>
            <w:vAlign w:val="bottom"/>
          </w:tcPr>
          <w:p w14:paraId="164EB2F0"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9.9%</w:t>
            </w:r>
          </w:p>
        </w:tc>
      </w:tr>
      <w:tr w:rsidR="00523288" w14:paraId="010743D3" w14:textId="77777777" w:rsidTr="00BB28D0">
        <w:trPr>
          <w:trHeight w:val="316"/>
        </w:trPr>
        <w:tc>
          <w:tcPr>
            <w:tcW w:w="720" w:type="dxa"/>
            <w:tcBorders>
              <w:top w:val="nil"/>
              <w:left w:val="nil"/>
              <w:bottom w:val="nil"/>
              <w:right w:val="nil"/>
            </w:tcBorders>
            <w:shd w:val="clear" w:color="auto" w:fill="auto"/>
            <w:vAlign w:val="bottom"/>
          </w:tcPr>
          <w:p w14:paraId="2260371E"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7</w:t>
            </w:r>
          </w:p>
        </w:tc>
        <w:tc>
          <w:tcPr>
            <w:tcW w:w="1499" w:type="dxa"/>
            <w:tcBorders>
              <w:top w:val="nil"/>
              <w:left w:val="nil"/>
              <w:bottom w:val="nil"/>
              <w:right w:val="nil"/>
            </w:tcBorders>
            <w:shd w:val="clear" w:color="auto" w:fill="auto"/>
            <w:vAlign w:val="bottom"/>
          </w:tcPr>
          <w:p w14:paraId="602F4BCB"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Savannah-Santee</w:t>
            </w:r>
          </w:p>
        </w:tc>
        <w:tc>
          <w:tcPr>
            <w:tcW w:w="815" w:type="dxa"/>
            <w:tcBorders>
              <w:top w:val="nil"/>
              <w:left w:val="nil"/>
              <w:bottom w:val="nil"/>
              <w:right w:val="nil"/>
            </w:tcBorders>
            <w:shd w:val="clear" w:color="auto" w:fill="auto"/>
            <w:vAlign w:val="bottom"/>
          </w:tcPr>
          <w:p w14:paraId="117B990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1.8%</w:t>
            </w:r>
          </w:p>
        </w:tc>
        <w:tc>
          <w:tcPr>
            <w:tcW w:w="1037" w:type="dxa"/>
            <w:tcBorders>
              <w:top w:val="nil"/>
              <w:left w:val="nil"/>
              <w:bottom w:val="nil"/>
              <w:right w:val="nil"/>
            </w:tcBorders>
            <w:shd w:val="clear" w:color="auto" w:fill="auto"/>
            <w:vAlign w:val="bottom"/>
          </w:tcPr>
          <w:p w14:paraId="4DAAFCDC"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2.7%</w:t>
            </w:r>
          </w:p>
        </w:tc>
        <w:tc>
          <w:tcPr>
            <w:tcW w:w="1149" w:type="dxa"/>
            <w:gridSpan w:val="2"/>
            <w:tcBorders>
              <w:top w:val="nil"/>
              <w:left w:val="nil"/>
              <w:bottom w:val="nil"/>
              <w:right w:val="nil"/>
            </w:tcBorders>
            <w:shd w:val="clear" w:color="auto" w:fill="auto"/>
            <w:vAlign w:val="bottom"/>
          </w:tcPr>
          <w:p w14:paraId="33B350C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0.6%</w:t>
            </w:r>
          </w:p>
        </w:tc>
        <w:tc>
          <w:tcPr>
            <w:tcW w:w="1168" w:type="dxa"/>
            <w:tcBorders>
              <w:top w:val="nil"/>
              <w:left w:val="nil"/>
              <w:bottom w:val="nil"/>
              <w:right w:val="nil"/>
            </w:tcBorders>
            <w:shd w:val="clear" w:color="auto" w:fill="auto"/>
            <w:vAlign w:val="bottom"/>
          </w:tcPr>
          <w:p w14:paraId="012F89E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1.2%</w:t>
            </w:r>
          </w:p>
        </w:tc>
        <w:tc>
          <w:tcPr>
            <w:tcW w:w="812" w:type="dxa"/>
            <w:tcBorders>
              <w:top w:val="nil"/>
              <w:left w:val="nil"/>
              <w:bottom w:val="nil"/>
              <w:right w:val="nil"/>
            </w:tcBorders>
            <w:shd w:val="clear" w:color="auto" w:fill="auto"/>
            <w:vAlign w:val="bottom"/>
          </w:tcPr>
          <w:p w14:paraId="17C992E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6.9%</w:t>
            </w:r>
          </w:p>
        </w:tc>
        <w:tc>
          <w:tcPr>
            <w:tcW w:w="984" w:type="dxa"/>
            <w:tcBorders>
              <w:top w:val="nil"/>
              <w:left w:val="nil"/>
              <w:bottom w:val="nil"/>
              <w:right w:val="nil"/>
            </w:tcBorders>
            <w:shd w:val="clear" w:color="auto" w:fill="auto"/>
            <w:vAlign w:val="bottom"/>
          </w:tcPr>
          <w:p w14:paraId="2B153555"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6.9%</w:t>
            </w:r>
          </w:p>
        </w:tc>
        <w:tc>
          <w:tcPr>
            <w:tcW w:w="1176" w:type="dxa"/>
            <w:tcBorders>
              <w:top w:val="nil"/>
              <w:left w:val="nil"/>
              <w:bottom w:val="nil"/>
              <w:right w:val="nil"/>
            </w:tcBorders>
            <w:shd w:val="clear" w:color="auto" w:fill="auto"/>
            <w:vAlign w:val="bottom"/>
          </w:tcPr>
          <w:p w14:paraId="67ABD08F"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24" w:type="dxa"/>
            <w:tcBorders>
              <w:top w:val="nil"/>
              <w:left w:val="nil"/>
              <w:bottom w:val="nil"/>
              <w:right w:val="nil"/>
            </w:tcBorders>
            <w:shd w:val="clear" w:color="auto" w:fill="auto"/>
            <w:vAlign w:val="bottom"/>
          </w:tcPr>
          <w:p w14:paraId="456CFBDE"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r>
      <w:tr w:rsidR="00523288" w14:paraId="2342F3DD" w14:textId="77777777" w:rsidTr="00BB28D0">
        <w:trPr>
          <w:trHeight w:val="316"/>
        </w:trPr>
        <w:tc>
          <w:tcPr>
            <w:tcW w:w="720" w:type="dxa"/>
            <w:tcBorders>
              <w:top w:val="nil"/>
              <w:left w:val="nil"/>
              <w:bottom w:val="nil"/>
              <w:right w:val="nil"/>
            </w:tcBorders>
            <w:shd w:val="clear" w:color="auto" w:fill="auto"/>
            <w:vAlign w:val="bottom"/>
          </w:tcPr>
          <w:p w14:paraId="0EC1B6C5"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8</w:t>
            </w:r>
          </w:p>
        </w:tc>
        <w:tc>
          <w:tcPr>
            <w:tcW w:w="1499" w:type="dxa"/>
            <w:tcBorders>
              <w:top w:val="nil"/>
              <w:left w:val="nil"/>
              <w:bottom w:val="nil"/>
              <w:right w:val="nil"/>
            </w:tcBorders>
            <w:shd w:val="clear" w:color="auto" w:fill="auto"/>
            <w:vAlign w:val="bottom"/>
          </w:tcPr>
          <w:p w14:paraId="388D5120"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Potomac River</w:t>
            </w:r>
          </w:p>
        </w:tc>
        <w:tc>
          <w:tcPr>
            <w:tcW w:w="815" w:type="dxa"/>
            <w:tcBorders>
              <w:top w:val="nil"/>
              <w:left w:val="nil"/>
              <w:bottom w:val="nil"/>
              <w:right w:val="nil"/>
            </w:tcBorders>
            <w:shd w:val="clear" w:color="auto" w:fill="auto"/>
            <w:vAlign w:val="bottom"/>
          </w:tcPr>
          <w:p w14:paraId="206E086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5.2%</w:t>
            </w:r>
          </w:p>
        </w:tc>
        <w:tc>
          <w:tcPr>
            <w:tcW w:w="1037" w:type="dxa"/>
            <w:tcBorders>
              <w:top w:val="nil"/>
              <w:left w:val="nil"/>
              <w:bottom w:val="nil"/>
              <w:right w:val="nil"/>
            </w:tcBorders>
            <w:shd w:val="clear" w:color="auto" w:fill="auto"/>
            <w:vAlign w:val="bottom"/>
          </w:tcPr>
          <w:p w14:paraId="3844925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11.7%</w:t>
            </w:r>
          </w:p>
        </w:tc>
        <w:tc>
          <w:tcPr>
            <w:tcW w:w="1149" w:type="dxa"/>
            <w:gridSpan w:val="2"/>
            <w:tcBorders>
              <w:top w:val="nil"/>
              <w:left w:val="nil"/>
              <w:bottom w:val="nil"/>
              <w:right w:val="nil"/>
            </w:tcBorders>
            <w:shd w:val="clear" w:color="auto" w:fill="auto"/>
            <w:vAlign w:val="bottom"/>
          </w:tcPr>
          <w:p w14:paraId="39AEB4F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5.5%</w:t>
            </w:r>
          </w:p>
        </w:tc>
        <w:tc>
          <w:tcPr>
            <w:tcW w:w="1168" w:type="dxa"/>
            <w:tcBorders>
              <w:top w:val="nil"/>
              <w:left w:val="nil"/>
              <w:bottom w:val="nil"/>
              <w:right w:val="nil"/>
            </w:tcBorders>
            <w:shd w:val="clear" w:color="auto" w:fill="auto"/>
            <w:vAlign w:val="bottom"/>
          </w:tcPr>
          <w:p w14:paraId="7E60A19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10.0%</w:t>
            </w:r>
          </w:p>
        </w:tc>
        <w:tc>
          <w:tcPr>
            <w:tcW w:w="812" w:type="dxa"/>
            <w:tcBorders>
              <w:top w:val="nil"/>
              <w:left w:val="nil"/>
              <w:bottom w:val="nil"/>
              <w:right w:val="nil"/>
            </w:tcBorders>
            <w:shd w:val="clear" w:color="auto" w:fill="auto"/>
            <w:vAlign w:val="bottom"/>
          </w:tcPr>
          <w:p w14:paraId="5C2443D2"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11.1%</w:t>
            </w:r>
          </w:p>
        </w:tc>
        <w:tc>
          <w:tcPr>
            <w:tcW w:w="984" w:type="dxa"/>
            <w:tcBorders>
              <w:top w:val="nil"/>
              <w:left w:val="nil"/>
              <w:bottom w:val="nil"/>
              <w:right w:val="nil"/>
            </w:tcBorders>
            <w:shd w:val="clear" w:color="auto" w:fill="auto"/>
            <w:vAlign w:val="bottom"/>
          </w:tcPr>
          <w:p w14:paraId="764AB60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33.3%</w:t>
            </w:r>
          </w:p>
        </w:tc>
        <w:tc>
          <w:tcPr>
            <w:tcW w:w="1176" w:type="dxa"/>
            <w:tcBorders>
              <w:top w:val="nil"/>
              <w:left w:val="nil"/>
              <w:bottom w:val="nil"/>
              <w:right w:val="nil"/>
            </w:tcBorders>
            <w:shd w:val="clear" w:color="auto" w:fill="auto"/>
            <w:vAlign w:val="bottom"/>
          </w:tcPr>
          <w:p w14:paraId="2B35926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11.1%</w:t>
            </w:r>
          </w:p>
        </w:tc>
        <w:tc>
          <w:tcPr>
            <w:tcW w:w="1124" w:type="dxa"/>
            <w:tcBorders>
              <w:top w:val="nil"/>
              <w:left w:val="nil"/>
              <w:bottom w:val="nil"/>
              <w:right w:val="nil"/>
            </w:tcBorders>
            <w:shd w:val="clear" w:color="auto" w:fill="auto"/>
            <w:vAlign w:val="bottom"/>
          </w:tcPr>
          <w:p w14:paraId="413EDA2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22.2%</w:t>
            </w:r>
          </w:p>
        </w:tc>
      </w:tr>
      <w:tr w:rsidR="00523288" w14:paraId="66759A38" w14:textId="77777777" w:rsidTr="00BB28D0">
        <w:trPr>
          <w:trHeight w:val="316"/>
        </w:trPr>
        <w:tc>
          <w:tcPr>
            <w:tcW w:w="720" w:type="dxa"/>
            <w:tcBorders>
              <w:top w:val="nil"/>
              <w:left w:val="nil"/>
              <w:bottom w:val="nil"/>
              <w:right w:val="nil"/>
            </w:tcBorders>
            <w:shd w:val="clear" w:color="auto" w:fill="auto"/>
            <w:vAlign w:val="bottom"/>
          </w:tcPr>
          <w:p w14:paraId="5A9230E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9</w:t>
            </w:r>
          </w:p>
        </w:tc>
        <w:tc>
          <w:tcPr>
            <w:tcW w:w="1499" w:type="dxa"/>
            <w:tcBorders>
              <w:top w:val="nil"/>
              <w:left w:val="nil"/>
              <w:bottom w:val="nil"/>
              <w:right w:val="nil"/>
            </w:tcBorders>
            <w:shd w:val="clear" w:color="auto" w:fill="auto"/>
            <w:vAlign w:val="bottom"/>
          </w:tcPr>
          <w:p w14:paraId="356A58DF"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Suwannee</w:t>
            </w:r>
          </w:p>
        </w:tc>
        <w:tc>
          <w:tcPr>
            <w:tcW w:w="815" w:type="dxa"/>
            <w:tcBorders>
              <w:top w:val="nil"/>
              <w:left w:val="nil"/>
              <w:bottom w:val="nil"/>
              <w:right w:val="nil"/>
            </w:tcBorders>
            <w:shd w:val="clear" w:color="auto" w:fill="auto"/>
            <w:vAlign w:val="bottom"/>
          </w:tcPr>
          <w:p w14:paraId="4BE025C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0.5%</w:t>
            </w:r>
          </w:p>
        </w:tc>
        <w:tc>
          <w:tcPr>
            <w:tcW w:w="1037" w:type="dxa"/>
            <w:tcBorders>
              <w:top w:val="nil"/>
              <w:left w:val="nil"/>
              <w:bottom w:val="nil"/>
              <w:right w:val="nil"/>
            </w:tcBorders>
            <w:shd w:val="clear" w:color="auto" w:fill="auto"/>
            <w:vAlign w:val="bottom"/>
          </w:tcPr>
          <w:p w14:paraId="7115F0B2"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1.2%</w:t>
            </w:r>
          </w:p>
        </w:tc>
        <w:tc>
          <w:tcPr>
            <w:tcW w:w="1149" w:type="dxa"/>
            <w:gridSpan w:val="2"/>
            <w:tcBorders>
              <w:top w:val="nil"/>
              <w:left w:val="nil"/>
              <w:bottom w:val="nil"/>
              <w:right w:val="nil"/>
            </w:tcBorders>
            <w:shd w:val="clear" w:color="auto" w:fill="auto"/>
            <w:vAlign w:val="bottom"/>
          </w:tcPr>
          <w:p w14:paraId="71BFDFB6"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68" w:type="dxa"/>
            <w:tcBorders>
              <w:top w:val="nil"/>
              <w:left w:val="nil"/>
              <w:bottom w:val="nil"/>
              <w:right w:val="nil"/>
            </w:tcBorders>
            <w:shd w:val="clear" w:color="auto" w:fill="auto"/>
            <w:vAlign w:val="bottom"/>
          </w:tcPr>
          <w:p w14:paraId="68F63D7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0.2%</w:t>
            </w:r>
          </w:p>
        </w:tc>
        <w:tc>
          <w:tcPr>
            <w:tcW w:w="812" w:type="dxa"/>
            <w:tcBorders>
              <w:top w:val="nil"/>
              <w:left w:val="nil"/>
              <w:bottom w:val="nil"/>
              <w:right w:val="nil"/>
            </w:tcBorders>
            <w:shd w:val="clear" w:color="auto" w:fill="auto"/>
            <w:vAlign w:val="bottom"/>
          </w:tcPr>
          <w:p w14:paraId="49A174F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2.6%</w:t>
            </w:r>
          </w:p>
        </w:tc>
        <w:tc>
          <w:tcPr>
            <w:tcW w:w="984" w:type="dxa"/>
            <w:tcBorders>
              <w:top w:val="nil"/>
              <w:left w:val="nil"/>
              <w:bottom w:val="nil"/>
              <w:right w:val="nil"/>
            </w:tcBorders>
            <w:shd w:val="clear" w:color="auto" w:fill="auto"/>
            <w:vAlign w:val="bottom"/>
          </w:tcPr>
          <w:p w14:paraId="52112D6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7.9%</w:t>
            </w:r>
          </w:p>
        </w:tc>
        <w:tc>
          <w:tcPr>
            <w:tcW w:w="1176" w:type="dxa"/>
            <w:tcBorders>
              <w:top w:val="nil"/>
              <w:left w:val="nil"/>
              <w:bottom w:val="nil"/>
              <w:right w:val="nil"/>
            </w:tcBorders>
            <w:shd w:val="clear" w:color="auto" w:fill="auto"/>
            <w:vAlign w:val="bottom"/>
          </w:tcPr>
          <w:p w14:paraId="7807A40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24" w:type="dxa"/>
            <w:tcBorders>
              <w:top w:val="nil"/>
              <w:left w:val="nil"/>
              <w:bottom w:val="nil"/>
              <w:right w:val="nil"/>
            </w:tcBorders>
            <w:shd w:val="clear" w:color="auto" w:fill="auto"/>
            <w:vAlign w:val="bottom"/>
          </w:tcPr>
          <w:p w14:paraId="582D8C8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r>
      <w:tr w:rsidR="00523288" w14:paraId="24ADD95A" w14:textId="77777777" w:rsidTr="00BB28D0">
        <w:trPr>
          <w:trHeight w:val="316"/>
        </w:trPr>
        <w:tc>
          <w:tcPr>
            <w:tcW w:w="720" w:type="dxa"/>
            <w:tcBorders>
              <w:top w:val="nil"/>
              <w:left w:val="nil"/>
              <w:bottom w:val="nil"/>
              <w:right w:val="nil"/>
            </w:tcBorders>
            <w:shd w:val="clear" w:color="auto" w:fill="auto"/>
            <w:vAlign w:val="bottom"/>
          </w:tcPr>
          <w:p w14:paraId="48AA3B7F"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10</w:t>
            </w:r>
          </w:p>
        </w:tc>
        <w:tc>
          <w:tcPr>
            <w:tcW w:w="1499" w:type="dxa"/>
            <w:tcBorders>
              <w:top w:val="nil"/>
              <w:left w:val="nil"/>
              <w:bottom w:val="nil"/>
              <w:right w:val="nil"/>
            </w:tcBorders>
            <w:shd w:val="clear" w:color="auto" w:fill="auto"/>
            <w:vAlign w:val="bottom"/>
          </w:tcPr>
          <w:p w14:paraId="45B95938"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Red River</w:t>
            </w:r>
          </w:p>
        </w:tc>
        <w:tc>
          <w:tcPr>
            <w:tcW w:w="815" w:type="dxa"/>
            <w:tcBorders>
              <w:top w:val="nil"/>
              <w:left w:val="nil"/>
              <w:bottom w:val="nil"/>
              <w:right w:val="nil"/>
            </w:tcBorders>
            <w:shd w:val="clear" w:color="auto" w:fill="auto"/>
            <w:vAlign w:val="bottom"/>
          </w:tcPr>
          <w:p w14:paraId="72A08A4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17.1%</w:t>
            </w:r>
          </w:p>
        </w:tc>
        <w:tc>
          <w:tcPr>
            <w:tcW w:w="1037" w:type="dxa"/>
            <w:tcBorders>
              <w:top w:val="nil"/>
              <w:left w:val="nil"/>
              <w:bottom w:val="nil"/>
              <w:right w:val="nil"/>
            </w:tcBorders>
            <w:shd w:val="clear" w:color="auto" w:fill="auto"/>
            <w:vAlign w:val="bottom"/>
          </w:tcPr>
          <w:p w14:paraId="13E5332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23.9%</w:t>
            </w:r>
          </w:p>
        </w:tc>
        <w:tc>
          <w:tcPr>
            <w:tcW w:w="1149" w:type="dxa"/>
            <w:gridSpan w:val="2"/>
            <w:tcBorders>
              <w:top w:val="nil"/>
              <w:left w:val="nil"/>
              <w:bottom w:val="nil"/>
              <w:right w:val="nil"/>
            </w:tcBorders>
            <w:shd w:val="clear" w:color="auto" w:fill="auto"/>
            <w:vAlign w:val="bottom"/>
          </w:tcPr>
          <w:p w14:paraId="5AE796DC"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3.3%</w:t>
            </w:r>
          </w:p>
        </w:tc>
        <w:tc>
          <w:tcPr>
            <w:tcW w:w="1168" w:type="dxa"/>
            <w:tcBorders>
              <w:top w:val="nil"/>
              <w:left w:val="nil"/>
              <w:bottom w:val="nil"/>
              <w:right w:val="nil"/>
            </w:tcBorders>
            <w:shd w:val="clear" w:color="auto" w:fill="auto"/>
            <w:vAlign w:val="bottom"/>
          </w:tcPr>
          <w:p w14:paraId="01936B4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4.4%</w:t>
            </w:r>
          </w:p>
        </w:tc>
        <w:tc>
          <w:tcPr>
            <w:tcW w:w="812" w:type="dxa"/>
            <w:tcBorders>
              <w:top w:val="nil"/>
              <w:left w:val="nil"/>
              <w:bottom w:val="nil"/>
              <w:right w:val="nil"/>
            </w:tcBorders>
            <w:shd w:val="clear" w:color="auto" w:fill="auto"/>
            <w:vAlign w:val="bottom"/>
          </w:tcPr>
          <w:p w14:paraId="0F86AE0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18.8%</w:t>
            </w:r>
          </w:p>
        </w:tc>
        <w:tc>
          <w:tcPr>
            <w:tcW w:w="984" w:type="dxa"/>
            <w:tcBorders>
              <w:top w:val="nil"/>
              <w:left w:val="nil"/>
              <w:bottom w:val="nil"/>
              <w:right w:val="nil"/>
            </w:tcBorders>
            <w:shd w:val="clear" w:color="auto" w:fill="auto"/>
            <w:vAlign w:val="bottom"/>
          </w:tcPr>
          <w:p w14:paraId="3CCFF1D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18.8%</w:t>
            </w:r>
          </w:p>
        </w:tc>
        <w:tc>
          <w:tcPr>
            <w:tcW w:w="1176" w:type="dxa"/>
            <w:tcBorders>
              <w:top w:val="nil"/>
              <w:left w:val="nil"/>
              <w:bottom w:val="nil"/>
              <w:right w:val="nil"/>
            </w:tcBorders>
            <w:shd w:val="clear" w:color="auto" w:fill="auto"/>
            <w:vAlign w:val="bottom"/>
          </w:tcPr>
          <w:p w14:paraId="107E285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6.3%</w:t>
            </w:r>
          </w:p>
        </w:tc>
        <w:tc>
          <w:tcPr>
            <w:tcW w:w="1124" w:type="dxa"/>
            <w:tcBorders>
              <w:top w:val="nil"/>
              <w:left w:val="nil"/>
              <w:bottom w:val="nil"/>
              <w:right w:val="nil"/>
            </w:tcBorders>
            <w:shd w:val="clear" w:color="auto" w:fill="auto"/>
            <w:vAlign w:val="bottom"/>
          </w:tcPr>
          <w:p w14:paraId="52DDDE8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12.5%</w:t>
            </w:r>
          </w:p>
        </w:tc>
      </w:tr>
      <w:tr w:rsidR="00523288" w14:paraId="70E9DF09" w14:textId="77777777" w:rsidTr="00BB28D0">
        <w:trPr>
          <w:trHeight w:val="316"/>
        </w:trPr>
        <w:tc>
          <w:tcPr>
            <w:tcW w:w="720" w:type="dxa"/>
            <w:tcBorders>
              <w:top w:val="nil"/>
              <w:left w:val="nil"/>
              <w:bottom w:val="nil"/>
              <w:right w:val="nil"/>
            </w:tcBorders>
            <w:shd w:val="clear" w:color="auto" w:fill="auto"/>
            <w:vAlign w:val="bottom"/>
          </w:tcPr>
          <w:p w14:paraId="3C78070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11</w:t>
            </w:r>
          </w:p>
        </w:tc>
        <w:tc>
          <w:tcPr>
            <w:tcW w:w="1499" w:type="dxa"/>
            <w:tcBorders>
              <w:top w:val="nil"/>
              <w:left w:val="nil"/>
              <w:bottom w:val="nil"/>
              <w:right w:val="nil"/>
            </w:tcBorders>
            <w:shd w:val="clear" w:color="auto" w:fill="auto"/>
            <w:vAlign w:val="bottom"/>
          </w:tcPr>
          <w:p w14:paraId="63B3176C"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James River</w:t>
            </w:r>
          </w:p>
        </w:tc>
        <w:tc>
          <w:tcPr>
            <w:tcW w:w="815" w:type="dxa"/>
            <w:tcBorders>
              <w:top w:val="nil"/>
              <w:left w:val="nil"/>
              <w:bottom w:val="nil"/>
              <w:right w:val="nil"/>
            </w:tcBorders>
            <w:shd w:val="clear" w:color="auto" w:fill="auto"/>
            <w:vAlign w:val="bottom"/>
          </w:tcPr>
          <w:p w14:paraId="68966FAF"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2.7%</w:t>
            </w:r>
          </w:p>
        </w:tc>
        <w:tc>
          <w:tcPr>
            <w:tcW w:w="1037" w:type="dxa"/>
            <w:tcBorders>
              <w:top w:val="nil"/>
              <w:left w:val="nil"/>
              <w:bottom w:val="nil"/>
              <w:right w:val="nil"/>
            </w:tcBorders>
            <w:shd w:val="clear" w:color="auto" w:fill="auto"/>
            <w:vAlign w:val="bottom"/>
          </w:tcPr>
          <w:p w14:paraId="6E478A8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5.2%</w:t>
            </w:r>
          </w:p>
        </w:tc>
        <w:tc>
          <w:tcPr>
            <w:tcW w:w="1149" w:type="dxa"/>
            <w:gridSpan w:val="2"/>
            <w:tcBorders>
              <w:top w:val="nil"/>
              <w:left w:val="nil"/>
              <w:bottom w:val="nil"/>
              <w:right w:val="nil"/>
            </w:tcBorders>
            <w:shd w:val="clear" w:color="auto" w:fill="auto"/>
            <w:vAlign w:val="bottom"/>
          </w:tcPr>
          <w:p w14:paraId="499A43D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0.7%</w:t>
            </w:r>
          </w:p>
        </w:tc>
        <w:tc>
          <w:tcPr>
            <w:tcW w:w="1168" w:type="dxa"/>
            <w:tcBorders>
              <w:top w:val="nil"/>
              <w:left w:val="nil"/>
              <w:bottom w:val="nil"/>
              <w:right w:val="nil"/>
            </w:tcBorders>
            <w:shd w:val="clear" w:color="auto" w:fill="auto"/>
            <w:vAlign w:val="bottom"/>
          </w:tcPr>
          <w:p w14:paraId="3E29976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3.0%</w:t>
            </w:r>
          </w:p>
        </w:tc>
        <w:tc>
          <w:tcPr>
            <w:tcW w:w="812" w:type="dxa"/>
            <w:tcBorders>
              <w:top w:val="nil"/>
              <w:left w:val="nil"/>
              <w:bottom w:val="nil"/>
              <w:right w:val="nil"/>
            </w:tcBorders>
            <w:shd w:val="clear" w:color="auto" w:fill="auto"/>
            <w:vAlign w:val="bottom"/>
          </w:tcPr>
          <w:p w14:paraId="5CA20D6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984" w:type="dxa"/>
            <w:tcBorders>
              <w:top w:val="nil"/>
              <w:left w:val="nil"/>
              <w:bottom w:val="nil"/>
              <w:right w:val="nil"/>
            </w:tcBorders>
            <w:shd w:val="clear" w:color="auto" w:fill="auto"/>
            <w:vAlign w:val="bottom"/>
          </w:tcPr>
          <w:p w14:paraId="4FE9111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8.3%</w:t>
            </w:r>
          </w:p>
        </w:tc>
        <w:tc>
          <w:tcPr>
            <w:tcW w:w="1176" w:type="dxa"/>
            <w:tcBorders>
              <w:top w:val="nil"/>
              <w:left w:val="nil"/>
              <w:bottom w:val="nil"/>
              <w:right w:val="nil"/>
            </w:tcBorders>
            <w:shd w:val="clear" w:color="auto" w:fill="auto"/>
            <w:vAlign w:val="bottom"/>
          </w:tcPr>
          <w:p w14:paraId="3B41960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24" w:type="dxa"/>
            <w:tcBorders>
              <w:top w:val="nil"/>
              <w:left w:val="nil"/>
              <w:bottom w:val="nil"/>
              <w:right w:val="nil"/>
            </w:tcBorders>
            <w:shd w:val="clear" w:color="auto" w:fill="auto"/>
            <w:vAlign w:val="bottom"/>
          </w:tcPr>
          <w:p w14:paraId="5E25F30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r>
      <w:tr w:rsidR="00523288" w14:paraId="56C96958" w14:textId="77777777" w:rsidTr="00BB28D0">
        <w:trPr>
          <w:trHeight w:val="316"/>
        </w:trPr>
        <w:tc>
          <w:tcPr>
            <w:tcW w:w="720" w:type="dxa"/>
            <w:tcBorders>
              <w:top w:val="nil"/>
              <w:left w:val="nil"/>
              <w:bottom w:val="nil"/>
              <w:right w:val="nil"/>
            </w:tcBorders>
            <w:shd w:val="clear" w:color="auto" w:fill="auto"/>
            <w:vAlign w:val="bottom"/>
          </w:tcPr>
          <w:p w14:paraId="571E47A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12</w:t>
            </w:r>
          </w:p>
        </w:tc>
        <w:tc>
          <w:tcPr>
            <w:tcW w:w="1499" w:type="dxa"/>
            <w:tcBorders>
              <w:top w:val="nil"/>
              <w:left w:val="nil"/>
              <w:bottom w:val="nil"/>
              <w:right w:val="nil"/>
            </w:tcBorders>
            <w:shd w:val="clear" w:color="auto" w:fill="auto"/>
            <w:vAlign w:val="bottom"/>
          </w:tcPr>
          <w:p w14:paraId="3FAF43A8"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Lake Creek</w:t>
            </w:r>
          </w:p>
        </w:tc>
        <w:tc>
          <w:tcPr>
            <w:tcW w:w="815" w:type="dxa"/>
            <w:tcBorders>
              <w:top w:val="nil"/>
              <w:left w:val="nil"/>
              <w:bottom w:val="nil"/>
              <w:right w:val="nil"/>
            </w:tcBorders>
            <w:shd w:val="clear" w:color="auto" w:fill="auto"/>
            <w:vAlign w:val="bottom"/>
          </w:tcPr>
          <w:p w14:paraId="41C35F25"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6.7%</w:t>
            </w:r>
          </w:p>
        </w:tc>
        <w:tc>
          <w:tcPr>
            <w:tcW w:w="1037" w:type="dxa"/>
            <w:tcBorders>
              <w:top w:val="nil"/>
              <w:left w:val="nil"/>
              <w:bottom w:val="nil"/>
              <w:right w:val="nil"/>
            </w:tcBorders>
            <w:shd w:val="clear" w:color="auto" w:fill="auto"/>
            <w:vAlign w:val="bottom"/>
          </w:tcPr>
          <w:p w14:paraId="7F25E37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53.3%</w:t>
            </w:r>
          </w:p>
        </w:tc>
        <w:tc>
          <w:tcPr>
            <w:tcW w:w="1149" w:type="dxa"/>
            <w:gridSpan w:val="2"/>
            <w:tcBorders>
              <w:top w:val="nil"/>
              <w:left w:val="nil"/>
              <w:bottom w:val="nil"/>
              <w:right w:val="nil"/>
            </w:tcBorders>
            <w:shd w:val="clear" w:color="auto" w:fill="auto"/>
            <w:vAlign w:val="bottom"/>
          </w:tcPr>
          <w:p w14:paraId="6B94EC1A"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68" w:type="dxa"/>
            <w:tcBorders>
              <w:top w:val="nil"/>
              <w:left w:val="nil"/>
              <w:bottom w:val="nil"/>
              <w:right w:val="nil"/>
            </w:tcBorders>
            <w:shd w:val="clear" w:color="auto" w:fill="auto"/>
            <w:vAlign w:val="bottom"/>
          </w:tcPr>
          <w:p w14:paraId="4B329C8D"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20.0%</w:t>
            </w:r>
          </w:p>
        </w:tc>
        <w:tc>
          <w:tcPr>
            <w:tcW w:w="812" w:type="dxa"/>
            <w:tcBorders>
              <w:top w:val="nil"/>
              <w:left w:val="nil"/>
              <w:bottom w:val="nil"/>
              <w:right w:val="nil"/>
            </w:tcBorders>
            <w:shd w:val="clear" w:color="auto" w:fill="auto"/>
            <w:vAlign w:val="bottom"/>
          </w:tcPr>
          <w:p w14:paraId="6FACB7D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NA</w:t>
            </w:r>
          </w:p>
        </w:tc>
        <w:tc>
          <w:tcPr>
            <w:tcW w:w="984" w:type="dxa"/>
            <w:tcBorders>
              <w:top w:val="nil"/>
              <w:left w:val="nil"/>
              <w:bottom w:val="nil"/>
              <w:right w:val="nil"/>
            </w:tcBorders>
            <w:shd w:val="clear" w:color="auto" w:fill="auto"/>
            <w:vAlign w:val="bottom"/>
          </w:tcPr>
          <w:p w14:paraId="5015C58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NA</w:t>
            </w:r>
          </w:p>
        </w:tc>
        <w:tc>
          <w:tcPr>
            <w:tcW w:w="1176" w:type="dxa"/>
            <w:tcBorders>
              <w:top w:val="nil"/>
              <w:left w:val="nil"/>
              <w:bottom w:val="nil"/>
              <w:right w:val="nil"/>
            </w:tcBorders>
            <w:shd w:val="clear" w:color="auto" w:fill="auto"/>
            <w:vAlign w:val="bottom"/>
          </w:tcPr>
          <w:p w14:paraId="6E473018"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NA</w:t>
            </w:r>
          </w:p>
        </w:tc>
        <w:tc>
          <w:tcPr>
            <w:tcW w:w="1124" w:type="dxa"/>
            <w:tcBorders>
              <w:top w:val="nil"/>
              <w:left w:val="nil"/>
              <w:bottom w:val="nil"/>
              <w:right w:val="nil"/>
            </w:tcBorders>
            <w:shd w:val="clear" w:color="auto" w:fill="auto"/>
            <w:vAlign w:val="bottom"/>
          </w:tcPr>
          <w:p w14:paraId="3C0CEC1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NA</w:t>
            </w:r>
          </w:p>
        </w:tc>
      </w:tr>
      <w:tr w:rsidR="00523288" w14:paraId="16919F64" w14:textId="77777777" w:rsidTr="00BB28D0">
        <w:trPr>
          <w:trHeight w:val="316"/>
        </w:trPr>
        <w:tc>
          <w:tcPr>
            <w:tcW w:w="720" w:type="dxa"/>
            <w:tcBorders>
              <w:top w:val="nil"/>
              <w:left w:val="nil"/>
              <w:bottom w:val="single" w:sz="4" w:space="0" w:color="000000"/>
              <w:right w:val="nil"/>
            </w:tcBorders>
            <w:shd w:val="clear" w:color="auto" w:fill="auto"/>
            <w:vAlign w:val="bottom"/>
          </w:tcPr>
          <w:p w14:paraId="07DB4A03"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13</w:t>
            </w:r>
          </w:p>
        </w:tc>
        <w:tc>
          <w:tcPr>
            <w:tcW w:w="1499" w:type="dxa"/>
            <w:tcBorders>
              <w:top w:val="nil"/>
              <w:left w:val="nil"/>
              <w:bottom w:val="single" w:sz="4" w:space="0" w:color="000000"/>
              <w:right w:val="nil"/>
            </w:tcBorders>
            <w:shd w:val="clear" w:color="auto" w:fill="auto"/>
            <w:vAlign w:val="bottom"/>
          </w:tcPr>
          <w:p w14:paraId="02B2FDEE" w14:textId="77777777" w:rsidR="00523288" w:rsidRPr="003E77D3" w:rsidRDefault="00925D81">
            <w:pPr>
              <w:spacing w:line="240" w:lineRule="auto"/>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Humboldt River</w:t>
            </w:r>
          </w:p>
        </w:tc>
        <w:tc>
          <w:tcPr>
            <w:tcW w:w="815" w:type="dxa"/>
            <w:tcBorders>
              <w:top w:val="nil"/>
              <w:left w:val="nil"/>
              <w:bottom w:val="single" w:sz="4" w:space="0" w:color="000000"/>
              <w:right w:val="nil"/>
            </w:tcBorders>
            <w:shd w:val="clear" w:color="auto" w:fill="auto"/>
            <w:vAlign w:val="bottom"/>
          </w:tcPr>
          <w:p w14:paraId="27C446B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28.6%</w:t>
            </w:r>
          </w:p>
        </w:tc>
        <w:tc>
          <w:tcPr>
            <w:tcW w:w="1037" w:type="dxa"/>
            <w:tcBorders>
              <w:top w:val="nil"/>
              <w:left w:val="nil"/>
              <w:bottom w:val="single" w:sz="4" w:space="0" w:color="000000"/>
              <w:right w:val="nil"/>
            </w:tcBorders>
            <w:shd w:val="clear" w:color="auto" w:fill="auto"/>
            <w:vAlign w:val="bottom"/>
          </w:tcPr>
          <w:p w14:paraId="2FD99740"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47.6%</w:t>
            </w:r>
          </w:p>
        </w:tc>
        <w:tc>
          <w:tcPr>
            <w:tcW w:w="1149" w:type="dxa"/>
            <w:gridSpan w:val="2"/>
            <w:tcBorders>
              <w:top w:val="nil"/>
              <w:left w:val="nil"/>
              <w:bottom w:val="single" w:sz="4" w:space="0" w:color="000000"/>
              <w:right w:val="nil"/>
            </w:tcBorders>
            <w:shd w:val="clear" w:color="auto" w:fill="auto"/>
            <w:vAlign w:val="bottom"/>
          </w:tcPr>
          <w:p w14:paraId="498C48A4"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23.8%</w:t>
            </w:r>
          </w:p>
        </w:tc>
        <w:tc>
          <w:tcPr>
            <w:tcW w:w="1168" w:type="dxa"/>
            <w:tcBorders>
              <w:top w:val="nil"/>
              <w:left w:val="nil"/>
              <w:bottom w:val="single" w:sz="4" w:space="0" w:color="000000"/>
              <w:right w:val="nil"/>
            </w:tcBorders>
            <w:shd w:val="clear" w:color="auto" w:fill="auto"/>
            <w:vAlign w:val="bottom"/>
          </w:tcPr>
          <w:p w14:paraId="25CBA5FA"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76.2%</w:t>
            </w:r>
          </w:p>
        </w:tc>
        <w:tc>
          <w:tcPr>
            <w:tcW w:w="812" w:type="dxa"/>
            <w:tcBorders>
              <w:top w:val="nil"/>
              <w:left w:val="nil"/>
              <w:bottom w:val="single" w:sz="4" w:space="0" w:color="000000"/>
              <w:right w:val="nil"/>
            </w:tcBorders>
            <w:shd w:val="clear" w:color="auto" w:fill="auto"/>
            <w:vAlign w:val="bottom"/>
          </w:tcPr>
          <w:p w14:paraId="10AB3EF7"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984" w:type="dxa"/>
            <w:tcBorders>
              <w:top w:val="nil"/>
              <w:left w:val="nil"/>
              <w:bottom w:val="single" w:sz="4" w:space="0" w:color="000000"/>
              <w:right w:val="nil"/>
            </w:tcBorders>
            <w:shd w:val="clear" w:color="auto" w:fill="auto"/>
            <w:vAlign w:val="bottom"/>
          </w:tcPr>
          <w:p w14:paraId="149B46BA"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76" w:type="dxa"/>
            <w:tcBorders>
              <w:top w:val="nil"/>
              <w:left w:val="nil"/>
              <w:bottom w:val="single" w:sz="4" w:space="0" w:color="000000"/>
              <w:right w:val="nil"/>
            </w:tcBorders>
            <w:shd w:val="clear" w:color="auto" w:fill="auto"/>
            <w:vAlign w:val="bottom"/>
          </w:tcPr>
          <w:p w14:paraId="23F4FB81"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0.0%</w:t>
            </w:r>
          </w:p>
        </w:tc>
        <w:tc>
          <w:tcPr>
            <w:tcW w:w="1124" w:type="dxa"/>
            <w:tcBorders>
              <w:top w:val="nil"/>
              <w:left w:val="nil"/>
              <w:bottom w:val="single" w:sz="4" w:space="0" w:color="000000"/>
              <w:right w:val="nil"/>
            </w:tcBorders>
            <w:shd w:val="clear" w:color="auto" w:fill="auto"/>
            <w:vAlign w:val="bottom"/>
          </w:tcPr>
          <w:p w14:paraId="0861449B" w14:textId="77777777" w:rsidR="00523288" w:rsidRPr="003E77D3" w:rsidRDefault="00925D81">
            <w:pPr>
              <w:spacing w:line="240" w:lineRule="auto"/>
              <w:jc w:val="right"/>
              <w:rPr>
                <w:rFonts w:ascii="Times New Roman" w:eastAsia="Times New Roman" w:hAnsi="Times New Roman" w:cs="Times New Roman"/>
                <w:color w:val="000000"/>
                <w:sz w:val="20"/>
                <w:szCs w:val="20"/>
              </w:rPr>
            </w:pPr>
            <w:r w:rsidRPr="003E77D3">
              <w:rPr>
                <w:rFonts w:ascii="Times New Roman" w:eastAsia="Times New Roman" w:hAnsi="Times New Roman" w:cs="Times New Roman"/>
                <w:color w:val="000000"/>
                <w:sz w:val="20"/>
                <w:szCs w:val="20"/>
              </w:rPr>
              <w:t>100.0%</w:t>
            </w:r>
          </w:p>
        </w:tc>
      </w:tr>
    </w:tbl>
    <w:p w14:paraId="6B9C71D4" w14:textId="77777777" w:rsidR="00523288" w:rsidRDefault="00523288">
      <w:pPr>
        <w:rPr>
          <w:rFonts w:ascii="Times New Roman" w:eastAsia="Times New Roman" w:hAnsi="Times New Roman" w:cs="Times New Roman"/>
          <w:sz w:val="24"/>
          <w:szCs w:val="24"/>
        </w:rPr>
      </w:pPr>
    </w:p>
    <w:p w14:paraId="6BC7BC30" w14:textId="77777777" w:rsidR="00523288" w:rsidRDefault="00925D81">
      <w:pPr>
        <w:rPr>
          <w:rFonts w:ascii="Times New Roman" w:eastAsia="Times New Roman" w:hAnsi="Times New Roman" w:cs="Times New Roman"/>
          <w:sz w:val="24"/>
          <w:szCs w:val="24"/>
        </w:rPr>
        <w:sectPr w:rsidR="00523288" w:rsidSect="003E77D3">
          <w:pgSz w:w="12240" w:h="15840"/>
          <w:pgMar w:top="1440" w:right="1440" w:bottom="1440" w:left="1440" w:header="720" w:footer="720" w:gutter="0"/>
          <w:cols w:space="720"/>
          <w:docGrid w:linePitch="299"/>
        </w:sectPr>
      </w:pPr>
      <w:r>
        <w:rPr>
          <w:rFonts w:ascii="Times New Roman" w:eastAsia="Times New Roman" w:hAnsi="Times New Roman" w:cs="Times New Roman"/>
          <w:sz w:val="24"/>
          <w:szCs w:val="24"/>
        </w:rPr>
        <w:t>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r>
        <w:br w:type="page"/>
      </w:r>
    </w:p>
    <w:p w14:paraId="688B661C"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Captions</w:t>
      </w:r>
    </w:p>
    <w:p w14:paraId="46D936EF" w14:textId="7D771A9B" w:rsidR="00523288" w:rsidRPr="00857FC5"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w:t>
      </w:r>
      <w:r w:rsidRPr="00857FC5">
        <w:rPr>
          <w:rFonts w:ascii="Times New Roman" w:eastAsia="Times New Roman" w:hAnsi="Times New Roman" w:cs="Times New Roman"/>
          <w:sz w:val="24"/>
          <w:szCs w:val="24"/>
        </w:rPr>
        <w:t>in (b) to represent loss of stream habitat. Isolated lakes are not accessible through networks.</w:t>
      </w:r>
    </w:p>
    <w:p w14:paraId="161D44D8"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7BE6DA06" w14:textId="4E9E5048" w:rsidR="00523288" w:rsidRPr="00857FC5" w:rsidRDefault="00925D81">
      <w:pPr>
        <w:widowControl w:val="0"/>
        <w:spacing w:line="480" w:lineRule="auto"/>
        <w:rPr>
          <w:rFonts w:ascii="Times New Roman" w:eastAsia="Times New Roman" w:hAnsi="Times New Roman" w:cs="Times New Roman"/>
          <w:sz w:val="24"/>
          <w:szCs w:val="24"/>
        </w:rPr>
      </w:pPr>
      <w:r w:rsidRPr="00857FC5">
        <w:rPr>
          <w:rFonts w:ascii="Times New Roman" w:eastAsia="Times New Roman" w:hAnsi="Times New Roman" w:cs="Times New Roman"/>
          <w:b/>
          <w:sz w:val="24"/>
          <w:szCs w:val="24"/>
        </w:rPr>
        <w:t>Figure 2. (</w:t>
      </w:r>
      <w:r w:rsidRPr="005D42A8">
        <w:rPr>
          <w:rFonts w:ascii="Times New Roman" w:eastAsia="Gungsuh" w:hAnsi="Times New Roman" w:cs="Times New Roman"/>
          <w:sz w:val="24"/>
          <w:szCs w:val="24"/>
        </w:rPr>
        <w:t>a) Freshwater networks of the conterminous US based on LAGOS-US</w:t>
      </w:r>
      <w:r w:rsidR="001226B2">
        <w:rPr>
          <w:rFonts w:ascii="Times New Roman" w:eastAsia="Gungsuh" w:hAnsi="Times New Roman" w:cs="Times New Roman"/>
          <w:sz w:val="24"/>
          <w:szCs w:val="24"/>
        </w:rPr>
        <w:t xml:space="preserve"> </w:t>
      </w:r>
      <w:r w:rsidRPr="005D42A8">
        <w:rPr>
          <w:rFonts w:ascii="Times New Roman" w:eastAsia="Gungsuh" w:hAnsi="Times New Roman" w:cs="Times New Roman"/>
          <w:sz w:val="24"/>
          <w:szCs w:val="24"/>
        </w:rPr>
        <w:t>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UMW=Upper Midwest, WMT=Western Mountains, XER=Xeric. (c) Strict (managed for biodiversity; GAPS 1-2) and multi-use (managed for biodiversity and natural resource extraction; GAP 3) protected areas based on the US Protected Areas Database v2.0 (US Geological Survey 2018).</w:t>
      </w:r>
    </w:p>
    <w:p w14:paraId="624703ED"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596E7CBA" w14:textId="03029618" w:rsidR="00523288" w:rsidRDefault="00925D81">
      <w:pPr>
        <w:widowControl w:val="0"/>
        <w:spacing w:line="480" w:lineRule="auto"/>
        <w:rPr>
          <w:rFonts w:ascii="Times New Roman" w:eastAsia="Times New Roman" w:hAnsi="Times New Roman" w:cs="Times New Roman"/>
          <w:b/>
          <w:sz w:val="24"/>
          <w:szCs w:val="24"/>
        </w:rPr>
      </w:pPr>
      <w:r w:rsidRPr="00857FC5">
        <w:rPr>
          <w:rFonts w:ascii="Times New Roman" w:eastAsia="Times New Roman" w:hAnsi="Times New Roman" w:cs="Times New Roman"/>
          <w:b/>
          <w:sz w:val="24"/>
          <w:szCs w:val="24"/>
        </w:rPr>
        <w:t xml:space="preserve">Figure 3. </w:t>
      </w:r>
      <w:r w:rsidRPr="00857FC5">
        <w:rPr>
          <w:rFonts w:ascii="Times New Roman" w:eastAsia="Times New Roman" w:hAnsi="Times New Roman" w:cs="Times New Roman"/>
          <w:color w:val="000000"/>
          <w:sz w:val="24"/>
          <w:szCs w:val="24"/>
        </w:rPr>
        <w:t>Graphical depiction of a hypothetical network showing the three network metrics used</w:t>
      </w:r>
      <w:r>
        <w:rPr>
          <w:rFonts w:ascii="Times New Roman" w:eastAsia="Times New Roman" w:hAnsi="Times New Roman" w:cs="Times New Roman"/>
          <w:color w:val="000000"/>
          <w:sz w:val="24"/>
          <w:szCs w:val="24"/>
        </w:rPr>
        <w:t xml:space="preserve">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EB3DF68" w14:textId="77777777" w:rsidR="00523288" w:rsidRDefault="00523288">
      <w:pPr>
        <w:widowControl w:val="0"/>
        <w:spacing w:line="480" w:lineRule="auto"/>
        <w:rPr>
          <w:rFonts w:ascii="Times New Roman" w:eastAsia="Times New Roman" w:hAnsi="Times New Roman" w:cs="Times New Roman"/>
          <w:b/>
          <w:sz w:val="24"/>
          <w:szCs w:val="24"/>
        </w:rPr>
      </w:pPr>
    </w:p>
    <w:p w14:paraId="558E91F0" w14:textId="39C65DEB"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w:t>
      </w:r>
      <w:r w:rsidR="007F13D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59819973" w14:textId="77777777" w:rsidR="00523288" w:rsidRDefault="00523288">
      <w:pPr>
        <w:widowControl w:val="0"/>
        <w:spacing w:line="480" w:lineRule="auto"/>
        <w:rPr>
          <w:rFonts w:ascii="Times New Roman" w:eastAsia="Times New Roman" w:hAnsi="Times New Roman" w:cs="Times New Roman"/>
          <w:sz w:val="24"/>
          <w:szCs w:val="24"/>
        </w:rPr>
      </w:pPr>
    </w:p>
    <w:p w14:paraId="5BE8B4E1" w14:textId="0947E1A4" w:rsidR="00523288" w:rsidRDefault="00925D81">
      <w:pPr>
        <w:widowControl w:val="0"/>
        <w:spacing w:line="480" w:lineRule="auto"/>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Table S1 for number of networks and hub lakes per ecoregion. CPL=Coastal Plains, NAP=Northern Appalachians, NPL=Northern Plains, SAP=Southern Appalachians, SPL=Southern Plains, TPL=Temperate Plains, UMW=Upper Midwest, WMT=Western Mountains, XER=Xeric.</w:t>
      </w:r>
    </w:p>
    <w:p w14:paraId="09700F5B" w14:textId="77777777" w:rsidR="00523288" w:rsidRDefault="00925D81">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Figures</w:t>
      </w:r>
    </w:p>
    <w:p w14:paraId="2B09D3F3"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F85B0F" wp14:editId="28CA2CB6">
            <wp:extent cx="5943600" cy="2578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578100"/>
                    </a:xfrm>
                    <a:prstGeom prst="rect">
                      <a:avLst/>
                    </a:prstGeom>
                    <a:ln/>
                  </pic:spPr>
                </pic:pic>
              </a:graphicData>
            </a:graphic>
          </wp:inline>
        </w:drawing>
      </w:r>
    </w:p>
    <w:p w14:paraId="3314EC77" w14:textId="77777777" w:rsidR="00523288" w:rsidRDefault="00523288">
      <w:pPr>
        <w:widowControl w:val="0"/>
        <w:spacing w:line="480" w:lineRule="auto"/>
        <w:rPr>
          <w:rFonts w:ascii="Times New Roman" w:eastAsia="Times New Roman" w:hAnsi="Times New Roman" w:cs="Times New Roman"/>
          <w:b/>
          <w:sz w:val="24"/>
          <w:szCs w:val="24"/>
        </w:rPr>
      </w:pPr>
    </w:p>
    <w:p w14:paraId="44C06D3E" w14:textId="1D4C731B"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252BBF76" w14:textId="77777777" w:rsidR="00523288" w:rsidRDefault="00523288">
      <w:pPr>
        <w:widowControl w:val="0"/>
        <w:spacing w:line="480" w:lineRule="auto"/>
        <w:rPr>
          <w:rFonts w:ascii="Times New Roman" w:eastAsia="Times New Roman" w:hAnsi="Times New Roman" w:cs="Times New Roman"/>
          <w:sz w:val="24"/>
          <w:szCs w:val="24"/>
        </w:rPr>
      </w:pPr>
    </w:p>
    <w:p w14:paraId="1A5CE6D7"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2208EC" wp14:editId="07BD3887">
            <wp:extent cx="3057525" cy="5924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57525" cy="5924550"/>
                    </a:xfrm>
                    <a:prstGeom prst="rect">
                      <a:avLst/>
                    </a:prstGeom>
                    <a:ln/>
                  </pic:spPr>
                </pic:pic>
              </a:graphicData>
            </a:graphic>
          </wp:inline>
        </w:drawing>
      </w:r>
    </w:p>
    <w:p w14:paraId="791078D4" w14:textId="1717C40F" w:rsidR="00523288" w:rsidRPr="005C3382"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sidRPr="005D42A8">
        <w:rPr>
          <w:rFonts w:ascii="Times New Roman" w:eastAsia="Gungsuh" w:hAnsi="Times New Roman" w:cs="Times New Roman"/>
          <w:sz w:val="24"/>
          <w:szCs w:val="24"/>
        </w:rPr>
        <w:t>(a) Freshwater networks of the conterminous US based on LAGOS-US</w:t>
      </w:r>
      <w:r w:rsidR="001226B2">
        <w:rPr>
          <w:rFonts w:ascii="Times New Roman" w:eastAsia="Gungsuh" w:hAnsi="Times New Roman" w:cs="Times New Roman"/>
          <w:sz w:val="24"/>
          <w:szCs w:val="24"/>
        </w:rPr>
        <w:t xml:space="preserve"> </w:t>
      </w:r>
      <w:r w:rsidRPr="005D42A8">
        <w:rPr>
          <w:rFonts w:ascii="Times New Roman" w:eastAsia="Gungsuh" w:hAnsi="Times New Roman" w:cs="Times New Roman"/>
          <w:sz w:val="24"/>
          <w:szCs w:val="24"/>
        </w:rPr>
        <w:t>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WMT=Western Mountains, UMW=Upper Midwest, XER=Xeric. (c) Strict (managed for biodiversity; GAPS 1-2) and multi-use (managed for biodiversity and natural resource extraction; GAP 3) protected areas based on the US Protected Areas Database v2.0 (US Geological Survey 2018).</w:t>
      </w:r>
    </w:p>
    <w:p w14:paraId="07F85C19" w14:textId="77777777" w:rsidR="00523288" w:rsidRDefault="00925D81">
      <w:pPr>
        <w:rPr>
          <w:rFonts w:ascii="Times New Roman" w:eastAsia="Times New Roman" w:hAnsi="Times New Roman" w:cs="Times New Roman"/>
          <w:sz w:val="24"/>
          <w:szCs w:val="24"/>
        </w:rPr>
      </w:pPr>
      <w:r>
        <w:br w:type="page"/>
      </w:r>
    </w:p>
    <w:p w14:paraId="5DF1E0F4"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12E5103" wp14:editId="68E69BE1">
            <wp:extent cx="5273298" cy="5273298"/>
            <wp:effectExtent l="0" t="0" r="0" b="0"/>
            <wp:docPr id="2" name="image3.png" descr="C:\Users\FWL\Documents\TripleC\Figures\Fig3_netmetrics.tif"/>
            <wp:cNvGraphicFramePr/>
            <a:graphic xmlns:a="http://schemas.openxmlformats.org/drawingml/2006/main">
              <a:graphicData uri="http://schemas.openxmlformats.org/drawingml/2006/picture">
                <pic:pic xmlns:pic="http://schemas.openxmlformats.org/drawingml/2006/picture">
                  <pic:nvPicPr>
                    <pic:cNvPr id="0" name="image3.png" descr="C:\Users\FWL\Documents\TripleC\Figures\Fig3_netmetrics.tif"/>
                    <pic:cNvPicPr preferRelativeResize="0"/>
                  </pic:nvPicPr>
                  <pic:blipFill>
                    <a:blip r:embed="rId20"/>
                    <a:srcRect/>
                    <a:stretch>
                      <a:fillRect/>
                    </a:stretch>
                  </pic:blipFill>
                  <pic:spPr>
                    <a:xfrm>
                      <a:off x="0" y="0"/>
                      <a:ext cx="5273298" cy="5273298"/>
                    </a:xfrm>
                    <a:prstGeom prst="rect">
                      <a:avLst/>
                    </a:prstGeom>
                    <a:ln/>
                  </pic:spPr>
                </pic:pic>
              </a:graphicData>
            </a:graphic>
          </wp:inline>
        </w:drawing>
      </w:r>
    </w:p>
    <w:p w14:paraId="234FE17C" w14:textId="77777777" w:rsidR="00523288" w:rsidRDefault="00523288">
      <w:pPr>
        <w:widowControl w:val="0"/>
        <w:spacing w:line="480" w:lineRule="auto"/>
        <w:rPr>
          <w:rFonts w:ascii="Times New Roman" w:eastAsia="Times New Roman" w:hAnsi="Times New Roman" w:cs="Times New Roman"/>
          <w:sz w:val="24"/>
          <w:szCs w:val="24"/>
        </w:rPr>
      </w:pPr>
    </w:p>
    <w:p w14:paraId="2F2D52E2" w14:textId="2C880E43" w:rsidR="00523288" w:rsidRDefault="00925D81">
      <w:pPr>
        <w:widowControl w:val="0"/>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Figure 3.</w:t>
      </w:r>
      <w:r w:rsidR="00201A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Graphical depiction of a hypothetical network showing the three network </w:t>
      </w:r>
      <w:r w:rsidR="005D42A8">
        <w:rPr>
          <w:rFonts w:ascii="Times New Roman" w:eastAsia="Times New Roman" w:hAnsi="Times New Roman" w:cs="Times New Roman"/>
          <w:color w:val="000000"/>
          <w:sz w:val="24"/>
          <w:szCs w:val="24"/>
        </w:rPr>
        <w:t xml:space="preserve">importance </w:t>
      </w:r>
      <w:r>
        <w:rPr>
          <w:rFonts w:ascii="Times New Roman" w:eastAsia="Times New Roman" w:hAnsi="Times New Roman" w:cs="Times New Roman"/>
          <w:color w:val="000000"/>
          <w:sz w:val="24"/>
          <w:szCs w:val="24"/>
        </w:rPr>
        <w:t>metrics used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8D17640"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F704FE" wp14:editId="2C876C0D">
            <wp:extent cx="4581525" cy="58959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581525" cy="5895975"/>
                    </a:xfrm>
                    <a:prstGeom prst="rect">
                      <a:avLst/>
                    </a:prstGeom>
                    <a:ln/>
                  </pic:spPr>
                </pic:pic>
              </a:graphicData>
            </a:graphic>
          </wp:inline>
        </w:drawing>
      </w:r>
    </w:p>
    <w:p w14:paraId="16B26066" w14:textId="77777777" w:rsidR="00523288" w:rsidRDefault="00523288">
      <w:pPr>
        <w:widowControl w:val="0"/>
        <w:spacing w:line="240" w:lineRule="auto"/>
        <w:rPr>
          <w:rFonts w:ascii="Times New Roman" w:eastAsia="Times New Roman" w:hAnsi="Times New Roman" w:cs="Times New Roman"/>
          <w:sz w:val="24"/>
          <w:szCs w:val="24"/>
        </w:rPr>
      </w:pPr>
    </w:p>
    <w:p w14:paraId="5428F94D" w14:textId="61F6D7A0"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42F0ED6B" w14:textId="77777777" w:rsidR="00523288" w:rsidRDefault="00523288">
      <w:pPr>
        <w:widowControl w:val="0"/>
        <w:spacing w:line="480" w:lineRule="auto"/>
        <w:rPr>
          <w:rFonts w:ascii="Times New Roman" w:eastAsia="Times New Roman" w:hAnsi="Times New Roman" w:cs="Times New Roman"/>
          <w:sz w:val="24"/>
          <w:szCs w:val="24"/>
        </w:rPr>
      </w:pPr>
    </w:p>
    <w:p w14:paraId="2FD0F1AC"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48F83A" wp14:editId="2467AA2E">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5943600"/>
                    </a:xfrm>
                    <a:prstGeom prst="rect">
                      <a:avLst/>
                    </a:prstGeom>
                    <a:ln/>
                  </pic:spPr>
                </pic:pic>
              </a:graphicData>
            </a:graphic>
          </wp:inline>
        </w:drawing>
      </w:r>
    </w:p>
    <w:p w14:paraId="7DD4181E" w14:textId="61B02ACE"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w:t>
      </w:r>
      <w:r w:rsidR="00EE5C5E">
        <w:rPr>
          <w:rFonts w:ascii="Times New Roman" w:eastAsia="Times New Roman" w:hAnsi="Times New Roman" w:cs="Times New Roman"/>
          <w:sz w:val="24"/>
          <w:szCs w:val="24"/>
        </w:rPr>
        <w:t xml:space="preserve">Appendix S1: </w:t>
      </w:r>
      <w:r>
        <w:rPr>
          <w:rFonts w:ascii="Times New Roman" w:eastAsia="Times New Roman" w:hAnsi="Times New Roman" w:cs="Times New Roman"/>
          <w:sz w:val="24"/>
          <w:szCs w:val="24"/>
        </w:rPr>
        <w:t>Table S1 for number of networks and hub lakes per ecoregion. CPL=Coastal Plains, NAP=Northern Appalachians, NPL=Northern Plains, SAP=Southern Appalachians, SPL=Southern Plains, TPL=Temperate Plains, UMW=Upper Midwest, WMT=Western Mountains, XER=Xeric.</w:t>
      </w:r>
    </w:p>
    <w:p w14:paraId="4CAE1F6C" w14:textId="77777777" w:rsidR="00523288" w:rsidRDefault="00523288">
      <w:pPr>
        <w:widowControl w:val="0"/>
        <w:spacing w:line="240" w:lineRule="auto"/>
        <w:rPr>
          <w:rFonts w:ascii="Times New Roman" w:eastAsia="Times New Roman" w:hAnsi="Times New Roman" w:cs="Times New Roman"/>
        </w:rPr>
      </w:pPr>
    </w:p>
    <w:sectPr w:rsidR="005232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7A23D" w14:textId="77777777" w:rsidR="00B14176" w:rsidRDefault="00B14176">
      <w:pPr>
        <w:spacing w:line="240" w:lineRule="auto"/>
      </w:pPr>
      <w:r>
        <w:separator/>
      </w:r>
    </w:p>
  </w:endnote>
  <w:endnote w:type="continuationSeparator" w:id="0">
    <w:p w14:paraId="7C7085AE" w14:textId="77777777" w:rsidR="00B14176" w:rsidRDefault="00B141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DC6DA" w14:textId="77777777" w:rsidR="00523288" w:rsidRDefault="00523288">
    <w:pP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ECB36" w14:textId="77777777" w:rsidR="00B14176" w:rsidRDefault="00B14176">
      <w:pPr>
        <w:spacing w:line="240" w:lineRule="auto"/>
      </w:pPr>
      <w:r>
        <w:separator/>
      </w:r>
    </w:p>
  </w:footnote>
  <w:footnote w:type="continuationSeparator" w:id="0">
    <w:p w14:paraId="246F153E" w14:textId="77777777" w:rsidR="00B14176" w:rsidRDefault="00B141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E0386" w14:textId="77777777" w:rsidR="00523288" w:rsidRDefault="00925D81">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30538">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55B68"/>
    <w:multiLevelType w:val="hybridMultilevel"/>
    <w:tmpl w:val="93DAB9B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D6055B"/>
    <w:multiLevelType w:val="multilevel"/>
    <w:tmpl w:val="5902F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0339266">
    <w:abstractNumId w:val="1"/>
  </w:num>
  <w:num w:numId="2" w16cid:durableId="57848720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mmccull@gmail.com">
    <w15:presenceInfo w15:providerId="Windows Live" w15:userId="78f0df2372ec2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288"/>
    <w:rsid w:val="0000338F"/>
    <w:rsid w:val="000130B5"/>
    <w:rsid w:val="00014CDE"/>
    <w:rsid w:val="000220F8"/>
    <w:rsid w:val="000237D7"/>
    <w:rsid w:val="00051895"/>
    <w:rsid w:val="00057A44"/>
    <w:rsid w:val="000E0D3D"/>
    <w:rsid w:val="001135CE"/>
    <w:rsid w:val="001226B2"/>
    <w:rsid w:val="00163B79"/>
    <w:rsid w:val="0016778C"/>
    <w:rsid w:val="00175F6B"/>
    <w:rsid w:val="00180F4F"/>
    <w:rsid w:val="001C0C8A"/>
    <w:rsid w:val="001C4501"/>
    <w:rsid w:val="001D7FF3"/>
    <w:rsid w:val="001E238A"/>
    <w:rsid w:val="00201A78"/>
    <w:rsid w:val="0020272A"/>
    <w:rsid w:val="00217EAD"/>
    <w:rsid w:val="00240CFF"/>
    <w:rsid w:val="002441B8"/>
    <w:rsid w:val="002645B7"/>
    <w:rsid w:val="00295D79"/>
    <w:rsid w:val="00296C11"/>
    <w:rsid w:val="00297BED"/>
    <w:rsid w:val="002A3D34"/>
    <w:rsid w:val="002C51AA"/>
    <w:rsid w:val="00302410"/>
    <w:rsid w:val="00337BE7"/>
    <w:rsid w:val="00353FE2"/>
    <w:rsid w:val="00365CAB"/>
    <w:rsid w:val="00380E28"/>
    <w:rsid w:val="0038525C"/>
    <w:rsid w:val="003A5D5D"/>
    <w:rsid w:val="003D4A6E"/>
    <w:rsid w:val="003E77D3"/>
    <w:rsid w:val="003E7CEA"/>
    <w:rsid w:val="004147CB"/>
    <w:rsid w:val="00450EBD"/>
    <w:rsid w:val="004C71AE"/>
    <w:rsid w:val="004D592F"/>
    <w:rsid w:val="004E19FE"/>
    <w:rsid w:val="0051091C"/>
    <w:rsid w:val="00523288"/>
    <w:rsid w:val="00545CD1"/>
    <w:rsid w:val="00561677"/>
    <w:rsid w:val="005B138B"/>
    <w:rsid w:val="005C28B7"/>
    <w:rsid w:val="005C3382"/>
    <w:rsid w:val="005D42A8"/>
    <w:rsid w:val="005E32E5"/>
    <w:rsid w:val="005E4647"/>
    <w:rsid w:val="00611953"/>
    <w:rsid w:val="0062181D"/>
    <w:rsid w:val="00670818"/>
    <w:rsid w:val="00671D43"/>
    <w:rsid w:val="00691FD4"/>
    <w:rsid w:val="006A41CF"/>
    <w:rsid w:val="006C34B4"/>
    <w:rsid w:val="006D6BB1"/>
    <w:rsid w:val="006F3C72"/>
    <w:rsid w:val="00723767"/>
    <w:rsid w:val="007249B3"/>
    <w:rsid w:val="00731036"/>
    <w:rsid w:val="007451A9"/>
    <w:rsid w:val="00760054"/>
    <w:rsid w:val="00790276"/>
    <w:rsid w:val="007A53A2"/>
    <w:rsid w:val="007B7ADE"/>
    <w:rsid w:val="007C0DC2"/>
    <w:rsid w:val="007C2BE1"/>
    <w:rsid w:val="007C6848"/>
    <w:rsid w:val="007F13DA"/>
    <w:rsid w:val="00810B67"/>
    <w:rsid w:val="00817A1B"/>
    <w:rsid w:val="00821026"/>
    <w:rsid w:val="00833019"/>
    <w:rsid w:val="00833022"/>
    <w:rsid w:val="0084721A"/>
    <w:rsid w:val="00857FC5"/>
    <w:rsid w:val="008A19E2"/>
    <w:rsid w:val="008A1ED9"/>
    <w:rsid w:val="008B69B2"/>
    <w:rsid w:val="008D5B7E"/>
    <w:rsid w:val="008E259F"/>
    <w:rsid w:val="009019DE"/>
    <w:rsid w:val="00902661"/>
    <w:rsid w:val="009233F6"/>
    <w:rsid w:val="00925D81"/>
    <w:rsid w:val="009377BD"/>
    <w:rsid w:val="00940163"/>
    <w:rsid w:val="009439B8"/>
    <w:rsid w:val="0095431D"/>
    <w:rsid w:val="00965680"/>
    <w:rsid w:val="009B303D"/>
    <w:rsid w:val="009C4A11"/>
    <w:rsid w:val="009F4D54"/>
    <w:rsid w:val="00A00EAE"/>
    <w:rsid w:val="00A162BA"/>
    <w:rsid w:val="00A30212"/>
    <w:rsid w:val="00A9246C"/>
    <w:rsid w:val="00AA0353"/>
    <w:rsid w:val="00AC4980"/>
    <w:rsid w:val="00B06C97"/>
    <w:rsid w:val="00B14176"/>
    <w:rsid w:val="00B37202"/>
    <w:rsid w:val="00B940C2"/>
    <w:rsid w:val="00BA28F5"/>
    <w:rsid w:val="00BB28D0"/>
    <w:rsid w:val="00BC589B"/>
    <w:rsid w:val="00BD1503"/>
    <w:rsid w:val="00BF4012"/>
    <w:rsid w:val="00C544E3"/>
    <w:rsid w:val="00C95ECF"/>
    <w:rsid w:val="00CA7471"/>
    <w:rsid w:val="00CD3374"/>
    <w:rsid w:val="00D32FF6"/>
    <w:rsid w:val="00D35786"/>
    <w:rsid w:val="00D474C2"/>
    <w:rsid w:val="00D57B35"/>
    <w:rsid w:val="00DA5528"/>
    <w:rsid w:val="00DC5E18"/>
    <w:rsid w:val="00E153D4"/>
    <w:rsid w:val="00E33986"/>
    <w:rsid w:val="00E37050"/>
    <w:rsid w:val="00E83D35"/>
    <w:rsid w:val="00E94C6C"/>
    <w:rsid w:val="00EB4EFB"/>
    <w:rsid w:val="00ED00A7"/>
    <w:rsid w:val="00EE5C5E"/>
    <w:rsid w:val="00F04DBC"/>
    <w:rsid w:val="00F13699"/>
    <w:rsid w:val="00F15BAA"/>
    <w:rsid w:val="00F1611A"/>
    <w:rsid w:val="00F30538"/>
    <w:rsid w:val="00F33018"/>
    <w:rsid w:val="00F61ABC"/>
    <w:rsid w:val="00F72850"/>
    <w:rsid w:val="00F7430F"/>
    <w:rsid w:val="00F76816"/>
    <w:rsid w:val="00F905D3"/>
    <w:rsid w:val="00FB37ED"/>
    <w:rsid w:val="00FC1F8C"/>
    <w:rsid w:val="00FD4DEE"/>
    <w:rsid w:val="00FD6556"/>
    <w:rsid w:val="00FE326E"/>
    <w:rsid w:val="00FE4FF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6420"/>
  <w15:docId w15:val="{DA7C1528-4AC7-4B77-A5BB-66B398E84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F30538"/>
  </w:style>
  <w:style w:type="paragraph" w:styleId="Revision">
    <w:name w:val="Revision"/>
    <w:hidden/>
    <w:uiPriority w:val="99"/>
    <w:semiHidden/>
    <w:rsid w:val="00F30538"/>
    <w:pPr>
      <w:spacing w:line="240" w:lineRule="auto"/>
    </w:pPr>
  </w:style>
  <w:style w:type="paragraph" w:styleId="ListParagraph">
    <w:name w:val="List Paragraph"/>
    <w:basedOn w:val="Normal"/>
    <w:uiPriority w:val="34"/>
    <w:qFormat/>
    <w:rsid w:val="00E83D35"/>
    <w:pPr>
      <w:ind w:left="720"/>
      <w:contextualSpacing/>
    </w:pPr>
  </w:style>
  <w:style w:type="paragraph" w:styleId="CommentSubject">
    <w:name w:val="annotation subject"/>
    <w:basedOn w:val="CommentText"/>
    <w:next w:val="CommentText"/>
    <w:link w:val="CommentSubjectChar"/>
    <w:uiPriority w:val="99"/>
    <w:semiHidden/>
    <w:unhideWhenUsed/>
    <w:rsid w:val="00611953"/>
    <w:rPr>
      <w:b/>
      <w:bCs/>
    </w:rPr>
  </w:style>
  <w:style w:type="character" w:customStyle="1" w:styleId="CommentSubjectChar">
    <w:name w:val="Comment Subject Char"/>
    <w:basedOn w:val="CommentTextChar"/>
    <w:link w:val="CommentSubject"/>
    <w:uiPriority w:val="99"/>
    <w:semiHidden/>
    <w:rsid w:val="00611953"/>
    <w:rPr>
      <w:b/>
      <w:bCs/>
      <w:sz w:val="20"/>
      <w:szCs w:val="20"/>
    </w:rPr>
  </w:style>
  <w:style w:type="character" w:styleId="Hyperlink">
    <w:name w:val="Hyperlink"/>
    <w:basedOn w:val="DefaultParagraphFont"/>
    <w:uiPriority w:val="99"/>
    <w:unhideWhenUsed/>
    <w:rsid w:val="001226B2"/>
    <w:rPr>
      <w:color w:val="0000FF" w:themeColor="hyperlink"/>
      <w:u w:val="single"/>
    </w:rPr>
  </w:style>
  <w:style w:type="character" w:styleId="UnresolvedMention">
    <w:name w:val="Unresolved Mention"/>
    <w:basedOn w:val="DefaultParagraphFont"/>
    <w:uiPriority w:val="99"/>
    <w:semiHidden/>
    <w:unhideWhenUsed/>
    <w:rsid w:val="001226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474461">
      <w:bodyDiv w:val="1"/>
      <w:marLeft w:val="0"/>
      <w:marRight w:val="0"/>
      <w:marTop w:val="0"/>
      <w:marBottom w:val="0"/>
      <w:divBdr>
        <w:top w:val="none" w:sz="0" w:space="0" w:color="auto"/>
        <w:left w:val="none" w:sz="0" w:space="0" w:color="auto"/>
        <w:bottom w:val="none" w:sz="0" w:space="0" w:color="auto"/>
        <w:right w:val="none" w:sz="0" w:space="0" w:color="auto"/>
      </w:divBdr>
      <w:divsChild>
        <w:div w:id="894048116">
          <w:marLeft w:val="0"/>
          <w:marRight w:val="0"/>
          <w:marTop w:val="0"/>
          <w:marBottom w:val="0"/>
          <w:divBdr>
            <w:top w:val="none" w:sz="0" w:space="0" w:color="auto"/>
            <w:left w:val="none" w:sz="0" w:space="0" w:color="auto"/>
            <w:bottom w:val="none" w:sz="0" w:space="0" w:color="auto"/>
            <w:right w:val="none" w:sz="0" w:space="0" w:color="auto"/>
          </w:divBdr>
        </w:div>
      </w:divsChild>
    </w:div>
    <w:div w:id="1767647860">
      <w:bodyDiv w:val="1"/>
      <w:marLeft w:val="0"/>
      <w:marRight w:val="0"/>
      <w:marTop w:val="0"/>
      <w:marBottom w:val="0"/>
      <w:divBdr>
        <w:top w:val="none" w:sz="0" w:space="0" w:color="auto"/>
        <w:left w:val="none" w:sz="0" w:space="0" w:color="auto"/>
        <w:bottom w:val="none" w:sz="0" w:space="0" w:color="auto"/>
        <w:right w:val="none" w:sz="0" w:space="0" w:color="auto"/>
      </w:divBdr>
      <w:divsChild>
        <w:div w:id="94878146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s://cran.r-project.org/package=paran"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igraph.org"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d.int/decision/cop/?id=12268"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cbd.int/gbo/gbo5/publication/gbo-5-spm-en.pdf" TargetMode="External"/><Relationship Id="rId23" Type="http://schemas.openxmlformats.org/officeDocument/2006/relationships/fontTable" Target="fontTable.xml"/><Relationship Id="rId10" Type="http://schemas.openxmlformats.org/officeDocument/2006/relationships/hyperlink" Target="https://www.cbd.int/decision/cop/?id=1226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cont-limno/TripleC" TargetMode="External"/><Relationship Id="rId14" Type="http://schemas.openxmlformats.org/officeDocument/2006/relationships/hyperlink" Target="https://doi.org/10.6073/pasta/c850e645d79bb239e1dfeadd0af6b631"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C27C-F4DB-4310-B2C7-C5D1D1CF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55</Pages>
  <Words>12814</Words>
  <Characters>73045</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immcc</dc:creator>
  <cp:lastModifiedBy>immccull@gmail.com</cp:lastModifiedBy>
  <cp:revision>6</cp:revision>
  <dcterms:created xsi:type="dcterms:W3CDTF">2022-08-03T18:04:00Z</dcterms:created>
  <dcterms:modified xsi:type="dcterms:W3CDTF">2022-08-06T19:51:00Z</dcterms:modified>
</cp:coreProperties>
</file>