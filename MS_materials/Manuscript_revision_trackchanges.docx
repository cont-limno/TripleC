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3ACE00" w14:textId="77777777" w:rsidR="00523288" w:rsidRDefault="00925D81">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Running head</w:t>
      </w:r>
    </w:p>
    <w:p w14:paraId="0DFDD921" w14:textId="77777777" w:rsidR="00523288" w:rsidRDefault="00925D81">
      <w:p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corridor networks</w:t>
      </w:r>
    </w:p>
    <w:p w14:paraId="5E7F75AB" w14:textId="77777777" w:rsidR="00523288" w:rsidRDefault="00925D81">
      <w:pPr>
        <w:spacing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p w14:paraId="5AD2012E" w14:textId="67861BE0"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Freshwater corridor networks in the conterminous US: a coarse-filter approach</w:t>
      </w:r>
      <w:ins w:id="0" w:author="Ian McCullough" w:date="2022-02-24T18:18:00Z">
        <w:r>
          <w:rPr>
            <w:rFonts w:ascii="Times New Roman" w:eastAsia="Times New Roman" w:hAnsi="Times New Roman" w:cs="Times New Roman"/>
            <w:sz w:val="24"/>
            <w:szCs w:val="24"/>
          </w:rPr>
          <w:t xml:space="preserve"> based on lake-stream network</w:t>
        </w:r>
      </w:ins>
      <w:ins w:id="1" w:author="King, Katelyn" w:date="2022-03-10T13:33:00Z">
        <w:r w:rsidR="007C2BE1">
          <w:rPr>
            <w:rFonts w:ascii="Times New Roman" w:eastAsia="Times New Roman" w:hAnsi="Times New Roman" w:cs="Times New Roman"/>
            <w:sz w:val="24"/>
            <w:szCs w:val="24"/>
          </w:rPr>
          <w:t>s</w:t>
        </w:r>
      </w:ins>
      <w:ins w:id="2" w:author="Ian McCullough" w:date="2022-02-24T18:18:00Z">
        <w:r>
          <w:rPr>
            <w:rFonts w:ascii="Times New Roman" w:eastAsia="Times New Roman" w:hAnsi="Times New Roman" w:cs="Times New Roman"/>
            <w:sz w:val="24"/>
            <w:szCs w:val="24"/>
          </w:rPr>
          <w:t xml:space="preserve"> </w:t>
        </w:r>
      </w:ins>
    </w:p>
    <w:p w14:paraId="4584164E" w14:textId="77777777" w:rsidR="00523288" w:rsidRDefault="00523288">
      <w:pPr>
        <w:spacing w:before="240" w:after="240" w:line="480" w:lineRule="auto"/>
        <w:rPr>
          <w:rFonts w:ascii="Times New Roman" w:eastAsia="Times New Roman" w:hAnsi="Times New Roman" w:cs="Times New Roman"/>
          <w:sz w:val="24"/>
          <w:szCs w:val="24"/>
        </w:rPr>
      </w:pPr>
    </w:p>
    <w:p w14:paraId="77588AF2"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Authors</w:t>
      </w:r>
    </w:p>
    <w:p w14:paraId="1AD7533D" w14:textId="77777777" w:rsidR="00523288" w:rsidRDefault="00925D81">
      <w:pPr>
        <w:spacing w:before="240" w:after="240" w:line="48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Ian M McCullough</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Patrick J Hanly</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Katelyn BS King</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 Tyler Wagner</w:t>
      </w:r>
      <w:r>
        <w:rPr>
          <w:rFonts w:ascii="Times New Roman" w:eastAsia="Times New Roman" w:hAnsi="Times New Roman" w:cs="Times New Roman"/>
          <w:sz w:val="24"/>
          <w:szCs w:val="24"/>
          <w:vertAlign w:val="superscript"/>
        </w:rPr>
        <w:t>2</w:t>
      </w:r>
    </w:p>
    <w:p w14:paraId="51A0FF3C"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Department of Fisheries and Wildlife, Michigan State University, East Lansing, MI, 48824, USA</w:t>
      </w:r>
    </w:p>
    <w:p w14:paraId="286C83DB"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U.S. Geological Survey, Pennsylvania Cooperative Fish and Wildlife Research Unit, Pennsylvania State University, University Park, PA, 16801, USA</w:t>
      </w:r>
    </w:p>
    <w:p w14:paraId="660B20FA" w14:textId="074D011E" w:rsidR="00523288" w:rsidRDefault="00925D81">
      <w:pPr>
        <w:spacing w:before="240" w:after="240" w:line="480" w:lineRule="auto"/>
        <w:rPr>
          <w:rFonts w:ascii="Times New Roman" w:eastAsia="Times New Roman" w:hAnsi="Times New Roman" w:cs="Times New Roman"/>
          <w:color w:val="1155CC"/>
          <w:sz w:val="24"/>
          <w:szCs w:val="24"/>
        </w:rPr>
      </w:pPr>
      <w:r>
        <w:rPr>
          <w:rFonts w:ascii="Times New Roman" w:eastAsia="Times New Roman" w:hAnsi="Times New Roman" w:cs="Times New Roman"/>
          <w:sz w:val="24"/>
          <w:szCs w:val="24"/>
        </w:rPr>
        <w:t>Address for correspondence</w:t>
      </w:r>
      <w:ins w:id="3" w:author="immccull@gmail.com" w:date="2022-03-23T11:23:00Z">
        <w:r w:rsidR="00EE5C5E">
          <w:rPr>
            <w:rFonts w:ascii="Times New Roman" w:eastAsia="Times New Roman" w:hAnsi="Times New Roman" w:cs="Times New Roman"/>
            <w:sz w:val="24"/>
            <w:szCs w:val="24"/>
          </w:rPr>
          <w:t xml:space="preserve"> (Ian McCullough)</w:t>
        </w:r>
      </w:ins>
      <w:r>
        <w:rPr>
          <w:rFonts w:ascii="Times New Roman" w:eastAsia="Times New Roman" w:hAnsi="Times New Roman" w:cs="Times New Roman"/>
          <w:sz w:val="24"/>
          <w:szCs w:val="24"/>
        </w:rPr>
        <w:t xml:space="preserve">: Department of Fisheries and Wildlife, Michigan State University, East Lansing, MI, 48824, USA, email: </w:t>
      </w:r>
      <w:hyperlink r:id="rId8">
        <w:r>
          <w:rPr>
            <w:rFonts w:ascii="Times New Roman" w:eastAsia="Times New Roman" w:hAnsi="Times New Roman" w:cs="Times New Roman"/>
            <w:color w:val="1155CC"/>
            <w:sz w:val="24"/>
            <w:szCs w:val="24"/>
            <w:u w:val="single"/>
          </w:rPr>
          <w:t>immccull@gmail.com</w:t>
        </w:r>
      </w:hyperlink>
      <w:r>
        <w:rPr>
          <w:rFonts w:ascii="Times New Roman" w:eastAsia="Times New Roman" w:hAnsi="Times New Roman" w:cs="Times New Roman"/>
          <w:color w:val="1155CC"/>
          <w:sz w:val="24"/>
          <w:szCs w:val="24"/>
        </w:rPr>
        <w:t xml:space="preserve"> </w:t>
      </w:r>
    </w:p>
    <w:p w14:paraId="53FD0E68"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E1E81BA"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Disclaimer: This draft manuscript is distributed solely for purposes of scientific peer review. Its content is deliberative and </w:t>
      </w:r>
      <w:proofErr w:type="spellStart"/>
      <w:r>
        <w:rPr>
          <w:rFonts w:ascii="Times New Roman" w:eastAsia="Times New Roman" w:hAnsi="Times New Roman" w:cs="Times New Roman"/>
          <w:sz w:val="24"/>
          <w:szCs w:val="24"/>
        </w:rPr>
        <w:t>predecisional</w:t>
      </w:r>
      <w:proofErr w:type="spellEnd"/>
      <w:r>
        <w:rPr>
          <w:rFonts w:ascii="Times New Roman" w:eastAsia="Times New Roman" w:hAnsi="Times New Roman" w:cs="Times New Roman"/>
          <w:sz w:val="24"/>
          <w:szCs w:val="24"/>
        </w:rPr>
        <w:t>, so it must not be disclosed or released by reviewers. Because the manuscript has not yet been approved for publication by the US Geological Survey (USGS), it does not represent any official finding or policy.</w:t>
      </w:r>
    </w:p>
    <w:p w14:paraId="63637D2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Open research</w:t>
      </w:r>
      <w:r>
        <w:rPr>
          <w:rFonts w:ascii="Times New Roman" w:eastAsia="Times New Roman" w:hAnsi="Times New Roman" w:cs="Times New Roman"/>
          <w:sz w:val="24"/>
          <w:szCs w:val="24"/>
        </w:rPr>
        <w:t xml:space="preserve">: All data, metadata, and R analysis scripts are currently available at </w:t>
      </w:r>
      <w:hyperlink r:id="rId9">
        <w:r>
          <w:rPr>
            <w:rFonts w:ascii="Times New Roman" w:eastAsia="Times New Roman" w:hAnsi="Times New Roman" w:cs="Times New Roman"/>
            <w:color w:val="1155CC"/>
            <w:sz w:val="24"/>
            <w:szCs w:val="24"/>
            <w:u w:val="single"/>
          </w:rPr>
          <w:t>https://github.com/cont-limno/TripleC</w:t>
        </w:r>
      </w:hyperlink>
      <w:r>
        <w:rPr>
          <w:rFonts w:ascii="Times New Roman" w:eastAsia="Times New Roman" w:hAnsi="Times New Roman" w:cs="Times New Roman"/>
          <w:sz w:val="24"/>
          <w:szCs w:val="24"/>
        </w:rPr>
        <w:t>. Upon publication, this repository will be permanently archived in a publicly accessible online location and cited in our methods.</w:t>
      </w:r>
    </w:p>
    <w:p w14:paraId="7AC55765" w14:textId="77777777" w:rsidR="00523288" w:rsidRDefault="00523288">
      <w:pPr>
        <w:spacing w:before="240" w:after="240" w:line="480" w:lineRule="auto"/>
        <w:rPr>
          <w:rFonts w:ascii="Times New Roman" w:eastAsia="Times New Roman" w:hAnsi="Times New Roman" w:cs="Times New Roman"/>
          <w:sz w:val="24"/>
          <w:szCs w:val="24"/>
        </w:rPr>
      </w:pPr>
    </w:p>
    <w:p w14:paraId="7FB6C528" w14:textId="77777777" w:rsidR="00523288" w:rsidRPr="00F30538" w:rsidRDefault="00925D81">
      <w:pPr>
        <w:spacing w:before="240" w:after="240" w:line="480" w:lineRule="auto"/>
        <w:rPr>
          <w:rFonts w:ascii="Times New Roman" w:eastAsia="Times New Roman" w:hAnsi="Times New Roman" w:cs="Times New Roman"/>
          <w:b/>
          <w:sz w:val="24"/>
          <w:szCs w:val="24"/>
        </w:rPr>
      </w:pPr>
      <w:r w:rsidRPr="00F30538">
        <w:rPr>
          <w:rFonts w:ascii="Times New Roman" w:eastAsia="Times New Roman" w:hAnsi="Times New Roman" w:cs="Times New Roman"/>
          <w:b/>
          <w:sz w:val="24"/>
          <w:szCs w:val="24"/>
        </w:rPr>
        <w:t>Abstract</w:t>
      </w:r>
    </w:p>
    <w:p w14:paraId="21B69F52" w14:textId="77777777"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Maintaining regional-scale freshwater connectivity is challenging owing to the dendritic, easily fragmented structure of freshwater networks, but is essential for promoting ecological resilience under climate change. Although the importance of stream network connectivity has been recognized, lake-stream network connectivity has largely been ignored. Furthermore, protected areas are generally not designed to maintain or encompass entire freshwater networks. We analyzed freshwater corridor networks, disproportionately important network lakes (i.e., “hubs”), and their protection status in the conterminous US. We calculated connectivity scores for 385 freshwater networks with &gt; 4 lakes (≥ 1 ha) and identified 2080 hub lakes (2% of all network lakes) that are critical for maintaining intact networks. Freshwater connectivity scores were not correlated with any type of protection. Just 3% of networks received high connectivity scores based on their large size and structure (medians of 1303 lakes, 498.6 km north-south stream distance), but these also contained a median of 454 dams. In contrast, undammed networks (17% of networks) were considerably smaller (medians of 6 lakes, 7.2 km north-south stream distance), indicating that the functional connectivity of the largest potential freshwater corridor networks in the conterminous US currently may be diminished compared to smaller, undammed networks. Network lakes and hubs were protected at similar rates nationally across different levels of protection (8-18% and 6-20%, respectively), but were generally more </w:t>
      </w:r>
      <w:r w:rsidRPr="00F30538">
        <w:rPr>
          <w:rFonts w:ascii="Times New Roman" w:eastAsia="Gungsuh" w:hAnsi="Times New Roman" w:cs="Times New Roman"/>
          <w:sz w:val="24"/>
          <w:szCs w:val="24"/>
        </w:rPr>
        <w:lastRenderedPageBreak/>
        <w:t xml:space="preserve">protected in the western US. Our results indicate that conterminous US protection of major freshwater corridor networks and the hubs that maintain them generally fell short of the international conservation goal of protecting an ecologically representative, well-connected set of fresh waters (≥ 17%) by 2020 (Aichi Target 11). Conservation planning efforts might consider focusing on </w:t>
      </w:r>
      <w:ins w:id="4" w:author="Ian McCullough" w:date="2022-02-24T18:24:00Z">
        <w:r w:rsidRPr="00F30538">
          <w:rPr>
            <w:rFonts w:ascii="Times New Roman" w:eastAsia="Times New Roman" w:hAnsi="Times New Roman" w:cs="Times New Roman"/>
            <w:sz w:val="24"/>
            <w:szCs w:val="24"/>
          </w:rPr>
          <w:t xml:space="preserve">restoring natural hydrologic connectivity at or near </w:t>
        </w:r>
      </w:ins>
      <w:r w:rsidRPr="00F30538">
        <w:rPr>
          <w:rFonts w:ascii="Times New Roman" w:eastAsia="Times New Roman" w:hAnsi="Times New Roman" w:cs="Times New Roman"/>
          <w:sz w:val="24"/>
          <w:szCs w:val="24"/>
        </w:rPr>
        <w:t xml:space="preserve">hubs, particularly in larger networks, less protected or biodiverse regions, to support </w:t>
      </w:r>
      <w:del w:id="5" w:author="Ian McCullough" w:date="2022-02-24T18:25:00Z">
        <w:r w:rsidRPr="00F30538">
          <w:rPr>
            <w:rFonts w:ascii="Times New Roman" w:eastAsia="Times New Roman" w:hAnsi="Times New Roman" w:cs="Times New Roman"/>
            <w:sz w:val="24"/>
            <w:szCs w:val="24"/>
          </w:rPr>
          <w:delText xml:space="preserve">connectivity for </w:delText>
        </w:r>
      </w:del>
      <w:r w:rsidRPr="00F30538">
        <w:rPr>
          <w:rFonts w:ascii="Times New Roman" w:eastAsia="Times New Roman" w:hAnsi="Times New Roman" w:cs="Times New Roman"/>
          <w:sz w:val="24"/>
          <w:szCs w:val="24"/>
        </w:rPr>
        <w:t>freshwater biodiversity conservation under climate change.</w:t>
      </w:r>
    </w:p>
    <w:p w14:paraId="760AD624" w14:textId="77777777" w:rsidR="00523288" w:rsidRDefault="00523288">
      <w:pPr>
        <w:spacing w:line="480" w:lineRule="auto"/>
        <w:rPr>
          <w:rFonts w:ascii="Times New Roman" w:eastAsia="Times New Roman" w:hAnsi="Times New Roman" w:cs="Times New Roman"/>
          <w:sz w:val="24"/>
          <w:szCs w:val="24"/>
        </w:rPr>
      </w:pPr>
    </w:p>
    <w:p w14:paraId="18C61C9D"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Words</w:t>
      </w:r>
    </w:p>
    <w:p w14:paraId="03447E7E"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Climate change, coarse-filter, connectivity, corridors, graph theory, lakes, network, protected areas, rivers, streams</w:t>
      </w:r>
    </w:p>
    <w:p w14:paraId="75B557E0" w14:textId="77777777" w:rsidR="00523288" w:rsidRDefault="00523288">
      <w:pPr>
        <w:spacing w:before="240" w:after="240" w:line="480" w:lineRule="auto"/>
        <w:rPr>
          <w:rFonts w:ascii="Times New Roman" w:eastAsia="Times New Roman" w:hAnsi="Times New Roman" w:cs="Times New Roman"/>
          <w:sz w:val="24"/>
          <w:szCs w:val="24"/>
        </w:rPr>
      </w:pPr>
    </w:p>
    <w:p w14:paraId="48F91DBE" w14:textId="77777777" w:rsidR="00523288" w:rsidRDefault="00925D81">
      <w:pPr>
        <w:rPr>
          <w:rFonts w:ascii="Times New Roman" w:eastAsia="Times New Roman" w:hAnsi="Times New Roman" w:cs="Times New Roman"/>
          <w:b/>
          <w:sz w:val="24"/>
          <w:szCs w:val="24"/>
        </w:rPr>
      </w:pPr>
      <w:r>
        <w:br w:type="page"/>
      </w:r>
    </w:p>
    <w:p w14:paraId="17F6EC0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Introduction</w:t>
      </w:r>
    </w:p>
    <w:p w14:paraId="76CA6305" w14:textId="447DCD85"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Connectivity is important for numerous ecological processes, including gene flow, migrations, and species range shifts, and is therefore often key for promoting ecological resilience under climate change (Heller and </w:t>
      </w:r>
      <w:proofErr w:type="spellStart"/>
      <w:r>
        <w:rPr>
          <w:rFonts w:ascii="Times New Roman" w:eastAsia="Times New Roman" w:hAnsi="Times New Roman" w:cs="Times New Roman"/>
          <w:sz w:val="24"/>
          <w:szCs w:val="24"/>
        </w:rPr>
        <w:t>Zavaleta</w:t>
      </w:r>
      <w:proofErr w:type="spellEnd"/>
      <w:r>
        <w:rPr>
          <w:rFonts w:ascii="Times New Roman" w:eastAsia="Times New Roman" w:hAnsi="Times New Roman" w:cs="Times New Roman"/>
          <w:sz w:val="24"/>
          <w:szCs w:val="24"/>
        </w:rPr>
        <w:t xml:space="preserve"> 2009). Such processes operate over a range of spatial and temporal scales from local to continental and transient to </w:t>
      </w:r>
      <w:ins w:id="6" w:author="immccull@gmail.com" w:date="2022-03-22T14:33:00Z">
        <w:r w:rsidR="0084721A">
          <w:rPr>
            <w:rFonts w:ascii="Times New Roman" w:eastAsia="Times New Roman" w:hAnsi="Times New Roman" w:cs="Times New Roman"/>
            <w:sz w:val="24"/>
            <w:szCs w:val="24"/>
          </w:rPr>
          <w:t>macro</w:t>
        </w:r>
      </w:ins>
      <w:r>
        <w:rPr>
          <w:rFonts w:ascii="Times New Roman" w:eastAsia="Times New Roman" w:hAnsi="Times New Roman" w:cs="Times New Roman"/>
          <w:sz w:val="24"/>
          <w:szCs w:val="24"/>
        </w:rPr>
        <w:t xml:space="preserve">evolutionary (Littlefield et al. 2019, Armstrong et al. 2021). As habitats are increasingly lost, degraded, or fragmented, maintaining connectivity among habitats at these various spatial and temporal scales becomes particularly challenging (Fischer and </w:t>
      </w:r>
      <w:proofErr w:type="spellStart"/>
      <w:r>
        <w:rPr>
          <w:rFonts w:ascii="Times New Roman" w:eastAsia="Times New Roman" w:hAnsi="Times New Roman" w:cs="Times New Roman"/>
          <w:sz w:val="24"/>
          <w:szCs w:val="24"/>
        </w:rPr>
        <w:t>Lindenmayer</w:t>
      </w:r>
      <w:proofErr w:type="spellEnd"/>
      <w:r>
        <w:rPr>
          <w:rFonts w:ascii="Times New Roman" w:eastAsia="Times New Roman" w:hAnsi="Times New Roman" w:cs="Times New Roman"/>
          <w:sz w:val="24"/>
          <w:szCs w:val="24"/>
        </w:rPr>
        <w:t xml:space="preserve"> 2007). From a biodiversity conservation perspective, it is often critical to identify, create, or protect corridors to ensure long-term population maintenance and the potential for species range shifts under climate change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1998, </w:t>
      </w:r>
      <w:proofErr w:type="spellStart"/>
      <w:r>
        <w:rPr>
          <w:rFonts w:ascii="Times New Roman" w:eastAsia="Times New Roman" w:hAnsi="Times New Roman" w:cs="Times New Roman"/>
          <w:sz w:val="24"/>
          <w:szCs w:val="24"/>
        </w:rPr>
        <w:t>Stralberg</w:t>
      </w:r>
      <w:proofErr w:type="spellEnd"/>
      <w:r>
        <w:rPr>
          <w:rFonts w:ascii="Times New Roman" w:eastAsia="Times New Roman" w:hAnsi="Times New Roman" w:cs="Times New Roman"/>
          <w:sz w:val="24"/>
          <w:szCs w:val="24"/>
        </w:rPr>
        <w:t xml:space="preserve"> et al. 2020).</w:t>
      </w:r>
    </w:p>
    <w:p w14:paraId="4D45AEC7"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Corridors are natural or human-created features (habitat or non-habitat) that facilitate connectivity among two or more habitat patches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1998,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Numerous studies have attempted to identify corridors for conservation purposes. Many earlier studies focused on landscape-scale modeling of least cost pathways or cost surfaces for select species among core habitats (often protected areas) based on various methods including expert opinion, literature review, or observed species-habitat relationships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Pullinger</w:t>
      </w:r>
      <w:proofErr w:type="spellEnd"/>
      <w:r>
        <w:rPr>
          <w:rFonts w:ascii="Times New Roman" w:eastAsia="Times New Roman" w:hAnsi="Times New Roman" w:cs="Times New Roman"/>
          <w:sz w:val="24"/>
          <w:szCs w:val="24"/>
        </w:rPr>
        <w:t xml:space="preserve"> and Johnson 2010). Similarly, other studies have applied graph theory to model connectivity across landscapes reflecting the spatial arrangement of numerous habitat patches and potential corridors across the underlying landscape (Urban and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2001, Urban et al. 2009). Over time, graph-based studies have been adapted to incorporate more nuanced information on the characteristics of both patches (e.g., shape) and the landscape (e.g., permeability gradients) (Rayfield et al. 2011). </w:t>
      </w:r>
    </w:p>
    <w:p w14:paraId="054EDACB"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Whereas such approaches have been successfully applied for landscape-scale conservation planning, researchers have encountered limitations when applying them at larger spatial scales, including computational constraints, inability to resolve patch characteristics (e.g., shape, habitat quality), and the fact that well-studied, candidate focal species rarely range across large spatial extents or adequately represent regional biodiversity (Theobald et al. 2012). Coarse-filter corridor mapping approaches represent a common solution to these challenges for regional- to continental-scale conservation planning, particularly when the goals are to link distant protected areas for multiple taxa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2011). Such approaches build off fine-filter graph-based or least-cost approaches, but instead rely on generalized surfaces of landscape permeability as a function of natural vegetation or lack of human presence (Theobald et al. 2012). Although such larger-scale, coarse-filter studies often have to make simplifying assumptions about connectivity (e.g., that human presence is broadly representative of fine-scale features such as fences and roads that restrict movements) (Lawler et al. 2013, </w:t>
      </w: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et al. 2013, Belote et al. 2016), coarse-filter approaches can be useful when prioritizing efficiency, relatively mobile, larger-bodied, or generalist species, or diverse abiotic habitat conditions that promote biodiversity (</w:t>
      </w:r>
      <w:proofErr w:type="spellStart"/>
      <w:r>
        <w:rPr>
          <w:rFonts w:ascii="Times New Roman" w:eastAsia="Times New Roman" w:hAnsi="Times New Roman" w:cs="Times New Roman"/>
          <w:sz w:val="24"/>
          <w:szCs w:val="24"/>
        </w:rPr>
        <w:t>Brost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2012,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et al. 2014,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In more recent years, some studies have also incorporated climate change projections into landscape permeability models to account for climate change effects on habitat distribution and accessibility (i.e., “climate connectivity”) (McGuire et al. 2016, Carroll et al. 2018, Parks et al. 2020). </w:t>
      </w:r>
    </w:p>
    <w:p w14:paraId="3D2C50B3" w14:textId="77777777" w:rsidR="00523288" w:rsidRDefault="00523288">
      <w:pPr>
        <w:spacing w:line="480" w:lineRule="auto"/>
        <w:rPr>
          <w:rFonts w:ascii="Times New Roman" w:eastAsia="Times New Roman" w:hAnsi="Times New Roman" w:cs="Times New Roman"/>
          <w:sz w:val="24"/>
          <w:szCs w:val="24"/>
        </w:rPr>
      </w:pPr>
    </w:p>
    <w:p w14:paraId="6820AA48" w14:textId="77777777" w:rsidR="00523288" w:rsidRDefault="00925D81">
      <w:pPr>
        <w:spacing w:line="480" w:lineRule="auto"/>
        <w:rPr>
          <w:rFonts w:ascii="Times New Roman" w:eastAsia="Times New Roman" w:hAnsi="Times New Roman" w:cs="Times New Roman"/>
          <w:b/>
          <w:sz w:val="24"/>
          <w:szCs w:val="24"/>
        </w:rPr>
      </w:pPr>
      <w:del w:id="7" w:author="Ian McCullough" w:date="2022-02-12T18:07:00Z">
        <w:r>
          <w:rPr>
            <w:rFonts w:ascii="Times New Roman" w:eastAsia="Times New Roman" w:hAnsi="Times New Roman" w:cs="Times New Roman"/>
            <w:b/>
            <w:sz w:val="24"/>
            <w:szCs w:val="24"/>
          </w:rPr>
          <w:delText>Advancing coarse-filter freshwater corridor mapping across lakes, streams, and rivers</w:delText>
        </w:r>
      </w:del>
    </w:p>
    <w:p w14:paraId="48318265"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Although there is a rich and growing conservation literature on </w:t>
      </w:r>
      <w:proofErr w:type="gramStart"/>
      <w:r>
        <w:rPr>
          <w:rFonts w:ascii="Times New Roman" w:eastAsia="Times New Roman" w:hAnsi="Times New Roman" w:cs="Times New Roman"/>
          <w:sz w:val="24"/>
          <w:szCs w:val="24"/>
        </w:rPr>
        <w:t>coarse</w:t>
      </w:r>
      <w:proofErr w:type="gramEnd"/>
      <w:r>
        <w:rPr>
          <w:rFonts w:ascii="Times New Roman" w:eastAsia="Times New Roman" w:hAnsi="Times New Roman" w:cs="Times New Roman"/>
          <w:sz w:val="24"/>
          <w:szCs w:val="24"/>
        </w:rPr>
        <w:t>-filter corridor mapping at broad spatial scales, most of this progress has occurred in the terrestrial realm. Despite the fact that the freshwater biodiversity crisis was identified decades ago (Abell 2002, Dudgeon et al. 2006), freshwater biodiversity continues to experience greater rates of endangerment and extinction than marine or terrestrial biodiversity (Collen et al. 2014, McRae et al. 2017, Williams-</w:t>
      </w:r>
      <w:proofErr w:type="spellStart"/>
      <w:r>
        <w:rPr>
          <w:rFonts w:ascii="Times New Roman" w:eastAsia="Times New Roman" w:hAnsi="Times New Roman" w:cs="Times New Roman"/>
          <w:sz w:val="24"/>
          <w:szCs w:val="24"/>
        </w:rPr>
        <w:t>Subiza</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Epele</w:t>
      </w:r>
      <w:proofErr w:type="spellEnd"/>
      <w:r>
        <w:rPr>
          <w:rFonts w:ascii="Times New Roman" w:eastAsia="Times New Roman" w:hAnsi="Times New Roman" w:cs="Times New Roman"/>
          <w:sz w:val="24"/>
          <w:szCs w:val="24"/>
        </w:rPr>
        <w:t xml:space="preserve"> 2021). Many studies have demonstrated the importance of connectivity within freshwater networks for maintaining freshwater populations and community structure across taxa (</w:t>
      </w:r>
      <w:proofErr w:type="spellStart"/>
      <w:r>
        <w:rPr>
          <w:rFonts w:ascii="Times New Roman" w:eastAsia="Times New Roman" w:hAnsi="Times New Roman" w:cs="Times New Roman"/>
          <w:sz w:val="24"/>
          <w:szCs w:val="24"/>
        </w:rPr>
        <w:t>Altermatt</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Fronhofer</w:t>
      </w:r>
      <w:proofErr w:type="spellEnd"/>
      <w:r>
        <w:rPr>
          <w:rFonts w:ascii="Times New Roman" w:eastAsia="Times New Roman" w:hAnsi="Times New Roman" w:cs="Times New Roman"/>
          <w:sz w:val="24"/>
          <w:szCs w:val="24"/>
        </w:rPr>
        <w:t xml:space="preserve"> 2018, de Mendoza et al. 2018,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et al. 2018). Of existing freshwater corridor mapping studies, the majority has focused on river and stream networks at landscape, watershed, or regional scales, without incorporating lentic waterbodies (Collier 2011, Saunders et al. 2016, but also see Gardner et al. 2019, Harvey and </w:t>
      </w:r>
      <w:proofErr w:type="spellStart"/>
      <w:r>
        <w:rPr>
          <w:rFonts w:ascii="Times New Roman" w:eastAsia="Times New Roman" w:hAnsi="Times New Roman" w:cs="Times New Roman"/>
          <w:sz w:val="24"/>
          <w:szCs w:val="24"/>
        </w:rPr>
        <w:t>Schmadel</w:t>
      </w:r>
      <w:proofErr w:type="spellEnd"/>
      <w:r>
        <w:rPr>
          <w:rFonts w:ascii="Times New Roman" w:eastAsia="Times New Roman" w:hAnsi="Times New Roman" w:cs="Times New Roman"/>
          <w:sz w:val="24"/>
          <w:szCs w:val="24"/>
        </w:rPr>
        <w:t xml:space="preserve"> 2021). </w:t>
      </w:r>
    </w:p>
    <w:p w14:paraId="2E64284C" w14:textId="25AFC23B" w:rsidR="00523288" w:rsidRDefault="00925D81">
      <w:pPr>
        <w:spacing w:line="480" w:lineRule="auto"/>
        <w:ind w:firstLine="720"/>
        <w:rPr>
          <w:ins w:id="8" w:author="Ian McCullough" w:date="2022-02-14T18:10: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lack of broad-scale freshwater corridor studies across both lotic and lentic ecosystems may be explained somewhat by the dendritic nature of freshwater landscapes (i.e., networks of streams, rivers, and lakes). Freshwater networks are easily fragmented by numerous anthropogenic (e.g., impoundments, hydrologic alterations) or natural </w:t>
      </w:r>
      <w:del w:id="9" w:author="immccull@gmail.com" w:date="2022-03-22T14:33:00Z">
        <w:r w:rsidDel="0084721A">
          <w:rPr>
            <w:rFonts w:ascii="Times New Roman" w:eastAsia="Times New Roman" w:hAnsi="Times New Roman" w:cs="Times New Roman"/>
            <w:sz w:val="24"/>
            <w:szCs w:val="24"/>
          </w:rPr>
          <w:delText xml:space="preserve">factors </w:delText>
        </w:r>
      </w:del>
      <w:r>
        <w:rPr>
          <w:rFonts w:ascii="Times New Roman" w:eastAsia="Times New Roman" w:hAnsi="Times New Roman" w:cs="Times New Roman"/>
          <w:sz w:val="24"/>
          <w:szCs w:val="24"/>
        </w:rPr>
        <w:t>(e.g., flow direction, seasonal hydrology)</w:t>
      </w:r>
      <w:ins w:id="10" w:author="immccull@gmail.com" w:date="2022-03-22T14:33:00Z">
        <w:r w:rsidR="0084721A">
          <w:rPr>
            <w:rFonts w:ascii="Times New Roman" w:eastAsia="Times New Roman" w:hAnsi="Times New Roman" w:cs="Times New Roman"/>
            <w:sz w:val="24"/>
            <w:szCs w:val="24"/>
          </w:rPr>
          <w:t xml:space="preserve"> </w:t>
        </w:r>
      </w:ins>
      <w:ins w:id="11" w:author="immccull@gmail.com" w:date="2022-03-22T14:32:00Z">
        <w:r w:rsidR="0084721A">
          <w:rPr>
            <w:rFonts w:ascii="Times New Roman" w:eastAsia="Times New Roman" w:hAnsi="Times New Roman" w:cs="Times New Roman"/>
            <w:sz w:val="24"/>
            <w:szCs w:val="24"/>
          </w:rPr>
          <w:t>factors</w:t>
        </w:r>
      </w:ins>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et al. 2012, </w:t>
      </w:r>
      <w:proofErr w:type="spellStart"/>
      <w:r>
        <w:rPr>
          <w:rFonts w:ascii="Times New Roman" w:eastAsia="Times New Roman" w:hAnsi="Times New Roman" w:cs="Times New Roman"/>
          <w:sz w:val="24"/>
          <w:szCs w:val="24"/>
        </w:rPr>
        <w:t>LeMoine</w:t>
      </w:r>
      <w:proofErr w:type="spellEnd"/>
      <w:r>
        <w:rPr>
          <w:rFonts w:ascii="Times New Roman" w:eastAsia="Times New Roman" w:hAnsi="Times New Roman" w:cs="Times New Roman"/>
          <w:sz w:val="24"/>
          <w:szCs w:val="24"/>
        </w:rPr>
        <w:t xml:space="preserve"> et al. 2020), many of which are difficult to represent spatially across multiple regions. </w:t>
      </w:r>
      <w:ins w:id="12" w:author="Ian McCullough" w:date="2022-02-14T18:10:00Z">
        <w:r>
          <w:rPr>
            <w:rFonts w:ascii="Times New Roman" w:eastAsia="Times New Roman" w:hAnsi="Times New Roman" w:cs="Times New Roman"/>
            <w:sz w:val="24"/>
            <w:szCs w:val="24"/>
          </w:rPr>
          <w:t xml:space="preserve">One previous study quantified stream network fragmentation across the conterminous US based on dam locations and found that dams have created over 48,000 new stream segments compared to historical, undammed conditions (Cooper et al. 2017). Although this study is particularly valuable given its large spatial extent and quantitative comparison of current vs. historical network conditions, it did not specifically consider the role of lakes in potential network fragmentation. Therefore, there is a need for </w:t>
        </w:r>
        <w:r>
          <w:rPr>
            <w:rFonts w:ascii="Times New Roman" w:eastAsia="Times New Roman" w:hAnsi="Times New Roman" w:cs="Times New Roman"/>
            <w:sz w:val="24"/>
            <w:szCs w:val="24"/>
          </w:rPr>
          <w:lastRenderedPageBreak/>
          <w:t>broad-scale freshwater corridor studies that consider dam-mediated network connectivity based on both lakes and streams.</w:t>
        </w:r>
      </w:ins>
    </w:p>
    <w:p w14:paraId="536AA9A6" w14:textId="7183FED5"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w:t>
      </w:r>
      <w:ins w:id="13" w:author="Ian McCullough" w:date="2022-02-14T18:30:00Z">
        <w:r>
          <w:rPr>
            <w:rFonts w:ascii="Times New Roman" w:eastAsia="Times New Roman" w:hAnsi="Times New Roman" w:cs="Times New Roman"/>
            <w:sz w:val="24"/>
            <w:szCs w:val="24"/>
          </w:rPr>
          <w:t>key consideration in freshwater corridor mapping</w:t>
        </w:r>
      </w:ins>
      <w:del w:id="14" w:author="Ian McCullough" w:date="2022-02-14T18:30:00Z">
        <w:r>
          <w:rPr>
            <w:rFonts w:ascii="Times New Roman" w:eastAsia="Times New Roman" w:hAnsi="Times New Roman" w:cs="Times New Roman"/>
            <w:sz w:val="24"/>
            <w:szCs w:val="24"/>
          </w:rPr>
          <w:delText>potential limitation</w:delText>
        </w:r>
      </w:del>
      <w:r>
        <w:rPr>
          <w:rFonts w:ascii="Times New Roman" w:eastAsia="Times New Roman" w:hAnsi="Times New Roman" w:cs="Times New Roman"/>
          <w:sz w:val="24"/>
          <w:szCs w:val="24"/>
        </w:rPr>
        <w:t xml:space="preserve"> is the imperfect translatability of the terrestrial graph-based approaches to freshwater networks of lakes, streams, and rivers (Nel et al. 2009, </w:t>
      </w:r>
      <w:proofErr w:type="spellStart"/>
      <w:r>
        <w:rPr>
          <w:rFonts w:ascii="Times New Roman" w:eastAsia="Times New Roman" w:hAnsi="Times New Roman" w:cs="Times New Roman"/>
          <w:sz w:val="24"/>
          <w:szCs w:val="24"/>
        </w:rPr>
        <w:t>Hermoso</w:t>
      </w:r>
      <w:proofErr w:type="spellEnd"/>
      <w:r>
        <w:rPr>
          <w:rFonts w:ascii="Times New Roman" w:eastAsia="Times New Roman" w:hAnsi="Times New Roman" w:cs="Times New Roman"/>
          <w:sz w:val="24"/>
          <w:szCs w:val="24"/>
        </w:rPr>
        <w:t xml:space="preserve"> et al. 2018). Topologically, lakes resemble nodes (i.e., patches) and streams and rivers resemble edges (i.e., corridors) in a traditional graph theory framework, but lakes, streams, or rivers may each represent preferred habitat, with others functioning as marginal habitat or </w:t>
      </w:r>
      <w:ins w:id="15" w:author="Ian McCullough" w:date="2022-02-24T19:00:00Z">
        <w:r>
          <w:rPr>
            <w:rFonts w:ascii="Times New Roman" w:eastAsia="Times New Roman" w:hAnsi="Times New Roman" w:cs="Times New Roman"/>
            <w:sz w:val="24"/>
            <w:szCs w:val="24"/>
          </w:rPr>
          <w:t xml:space="preserve">non-habitat </w:t>
        </w:r>
      </w:ins>
      <w:r>
        <w:rPr>
          <w:rFonts w:ascii="Times New Roman" w:eastAsia="Times New Roman" w:hAnsi="Times New Roman" w:cs="Times New Roman"/>
          <w:sz w:val="24"/>
          <w:szCs w:val="24"/>
        </w:rPr>
        <w:t>corridors depending on the taxa of interest (</w:t>
      </w:r>
      <w:proofErr w:type="spellStart"/>
      <w:r>
        <w:rPr>
          <w:rFonts w:ascii="Times New Roman" w:eastAsia="Times New Roman" w:hAnsi="Times New Roman" w:cs="Times New Roman"/>
          <w:sz w:val="24"/>
          <w:szCs w:val="24"/>
        </w:rPr>
        <w:t>Tonn</w:t>
      </w:r>
      <w:proofErr w:type="spellEnd"/>
      <w:r>
        <w:rPr>
          <w:rFonts w:ascii="Times New Roman" w:eastAsia="Times New Roman" w:hAnsi="Times New Roman" w:cs="Times New Roman"/>
          <w:sz w:val="24"/>
          <w:szCs w:val="24"/>
        </w:rPr>
        <w:t xml:space="preserve"> and Magnuson 1982, Jones 2010, Heim et al. 2019). Regardless, it is important to consider lakes, streams, and rivers together when mapping freshwater corridors due to their important structural and ecological linkages (Saunders et al. 2016, McCullough et al. 2019a, King et al. 2021a). Moreover, such freshwater networks represent the only possible corridors for strictly freshwater taxa without human intervention</w:t>
      </w:r>
      <w:ins w:id="16" w:author="Melanie" w:date="2022-03-04T14:36:00Z">
        <w:r w:rsidR="00051895">
          <w:rPr>
            <w:rFonts w:ascii="Times New Roman" w:eastAsia="Times New Roman" w:hAnsi="Times New Roman" w:cs="Times New Roman"/>
            <w:sz w:val="24"/>
            <w:szCs w:val="24"/>
          </w:rPr>
          <w:t xml:space="preserve"> </w:t>
        </w:r>
      </w:ins>
      <w:ins w:id="17" w:author="immccull@gmail.com" w:date="2022-03-22T14:32:00Z">
        <w:r w:rsidR="0084721A">
          <w:rPr>
            <w:rFonts w:ascii="Times New Roman" w:eastAsia="Times New Roman" w:hAnsi="Times New Roman" w:cs="Times New Roman"/>
            <w:sz w:val="24"/>
            <w:szCs w:val="24"/>
          </w:rPr>
          <w:t>in the absence of overland or vector-mediated dispersal (e.g., transport by wind or waterfowl)</w:t>
        </w:r>
      </w:ins>
      <w:r>
        <w:rPr>
          <w:rFonts w:ascii="Times New Roman" w:eastAsia="Times New Roman" w:hAnsi="Times New Roman" w:cs="Times New Roman"/>
          <w:sz w:val="24"/>
          <w:szCs w:val="24"/>
        </w:rPr>
        <w:t>. In light of these facts, coarse-filter approaches focused on network structural characteristics that broadly influence connectivity among lakes, streams, and rivers may represent a promising avenue for identifying potential freshwater corridors for conservation purposes over large areas.</w:t>
      </w:r>
    </w:p>
    <w:p w14:paraId="3DFB2E6E" w14:textId="1122AAC2"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concept from terrestrial graph theory that potentially translates well to fresh waters is the important role of particular nodes in maintaining structural landscape connectivity (Urban and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2001, Rayfield et al. 2011). We refer to these as “hubs”: major nodes within freshwater networks that disproportionately influence and reinforce whole-network structural connectivity (</w:t>
      </w:r>
      <w:proofErr w:type="spellStart"/>
      <w:r>
        <w:rPr>
          <w:rFonts w:ascii="Times New Roman" w:eastAsia="Times New Roman" w:hAnsi="Times New Roman" w:cs="Times New Roman"/>
          <w:sz w:val="24"/>
          <w:szCs w:val="24"/>
        </w:rPr>
        <w:t>Muirhead</w:t>
      </w:r>
      <w:proofErr w:type="spellEnd"/>
      <w:r>
        <w:rPr>
          <w:rFonts w:ascii="Times New Roman" w:eastAsia="Times New Roman" w:hAnsi="Times New Roman" w:cs="Times New Roman"/>
          <w:sz w:val="24"/>
          <w:szCs w:val="24"/>
        </w:rPr>
        <w:t xml:space="preserve"> &amp; MacIsaac 2005) (Figure 1a). Because </w:t>
      </w:r>
      <w:ins w:id="18" w:author="Ian McCullough" w:date="2022-02-14T18:37:00Z">
        <w:r>
          <w:rPr>
            <w:rFonts w:ascii="Times New Roman" w:eastAsia="Times New Roman" w:hAnsi="Times New Roman" w:cs="Times New Roman"/>
            <w:sz w:val="24"/>
            <w:szCs w:val="24"/>
          </w:rPr>
          <w:t xml:space="preserve">effects of </w:t>
        </w:r>
      </w:ins>
      <w:r>
        <w:rPr>
          <w:rFonts w:ascii="Times New Roman" w:eastAsia="Times New Roman" w:hAnsi="Times New Roman" w:cs="Times New Roman"/>
          <w:sz w:val="24"/>
          <w:szCs w:val="24"/>
        </w:rPr>
        <w:t>lakes</w:t>
      </w:r>
      <w:ins w:id="19" w:author="Ian McCullough" w:date="2022-02-24T18:30:00Z">
        <w:r>
          <w:rPr>
            <w:rFonts w:ascii="Times New Roman" w:eastAsia="Times New Roman" w:hAnsi="Times New Roman" w:cs="Times New Roman"/>
            <w:sz w:val="24"/>
            <w:szCs w:val="24"/>
          </w:rPr>
          <w:t xml:space="preserve"> on</w:t>
        </w:r>
      </w:ins>
      <w:r>
        <w:rPr>
          <w:rFonts w:ascii="Times New Roman" w:eastAsia="Times New Roman" w:hAnsi="Times New Roman" w:cs="Times New Roman"/>
          <w:sz w:val="24"/>
          <w:szCs w:val="24"/>
        </w:rPr>
        <w:t xml:space="preserve"> </w:t>
      </w:r>
      <w:ins w:id="20" w:author="Ian McCullough" w:date="2022-02-14T18:37:00Z">
        <w:r>
          <w:rPr>
            <w:rFonts w:ascii="Times New Roman" w:eastAsia="Times New Roman" w:hAnsi="Times New Roman" w:cs="Times New Roman"/>
            <w:sz w:val="24"/>
            <w:szCs w:val="24"/>
          </w:rPr>
          <w:t xml:space="preserve">network connectivity </w:t>
        </w:r>
      </w:ins>
      <w:r>
        <w:rPr>
          <w:rFonts w:ascii="Times New Roman" w:eastAsia="Times New Roman" w:hAnsi="Times New Roman" w:cs="Times New Roman"/>
          <w:sz w:val="24"/>
          <w:szCs w:val="24"/>
        </w:rPr>
        <w:t>are generally ignored in many stream and river connectivity studies</w:t>
      </w:r>
      <w:ins w:id="21" w:author="Ian McCullough" w:date="2022-02-14T18:36:00Z">
        <w:r>
          <w:rPr>
            <w:rFonts w:ascii="Times New Roman" w:eastAsia="Times New Roman" w:hAnsi="Times New Roman" w:cs="Times New Roman"/>
            <w:sz w:val="24"/>
            <w:szCs w:val="24"/>
          </w:rPr>
          <w:t xml:space="preserve"> at broad spatial scales (e.g., </w:t>
        </w:r>
        <w:r>
          <w:rPr>
            <w:rFonts w:ascii="Times New Roman" w:eastAsia="Times New Roman" w:hAnsi="Times New Roman" w:cs="Times New Roman"/>
            <w:sz w:val="24"/>
            <w:szCs w:val="24"/>
          </w:rPr>
          <w:lastRenderedPageBreak/>
          <w:t xml:space="preserve">Cooper et al. 2017, </w:t>
        </w:r>
        <w:proofErr w:type="spellStart"/>
        <w:r>
          <w:rPr>
            <w:rFonts w:ascii="Times New Roman" w:eastAsia="Times New Roman" w:hAnsi="Times New Roman" w:cs="Times New Roman"/>
            <w:sz w:val="24"/>
            <w:szCs w:val="24"/>
          </w:rPr>
          <w:t>Kuemmerlen</w:t>
        </w:r>
        <w:proofErr w:type="spellEnd"/>
        <w:r>
          <w:rPr>
            <w:rFonts w:ascii="Times New Roman" w:eastAsia="Times New Roman" w:hAnsi="Times New Roman" w:cs="Times New Roman"/>
            <w:sz w:val="24"/>
            <w:szCs w:val="24"/>
          </w:rPr>
          <w:t xml:space="preserve"> et al. 2019, Barbarossa et al. 2020)</w:t>
        </w:r>
      </w:ins>
      <w:r>
        <w:rPr>
          <w:rFonts w:ascii="Times New Roman" w:eastAsia="Times New Roman" w:hAnsi="Times New Roman" w:cs="Times New Roman"/>
          <w:sz w:val="24"/>
          <w:szCs w:val="24"/>
        </w:rPr>
        <w:t xml:space="preserve">, we considered lakes as nodes and streams as edges and therefore lakes as potential hubs, but recognize that it may make sense to designate stream reaches as nodes under some circumstances (e.g., regions with detailed stream habitat data or few lakes). </w:t>
      </w:r>
      <w:ins w:id="22" w:author="Ian McCullough" w:date="2022-02-24T18:42:00Z">
        <w:r>
          <w:rPr>
            <w:rFonts w:ascii="Times New Roman" w:eastAsia="Times New Roman" w:hAnsi="Times New Roman" w:cs="Times New Roman"/>
            <w:sz w:val="24"/>
            <w:szCs w:val="24"/>
          </w:rPr>
          <w:t xml:space="preserve">Furthermore, major dams are commonly associated with lakes (and reservoirs), so an analysis of critical nodes can indicate where network connectivity is most compromised, vulnerable to anthropogenic alterations, or could benefit from restoration. </w:t>
        </w:r>
      </w:ins>
      <w:r>
        <w:rPr>
          <w:rFonts w:ascii="Times New Roman" w:eastAsia="Times New Roman" w:hAnsi="Times New Roman" w:cs="Times New Roman"/>
          <w:sz w:val="24"/>
          <w:szCs w:val="24"/>
        </w:rPr>
        <w:t xml:space="preserve">Regardless, </w:t>
      </w:r>
      <w:ins w:id="23" w:author="Ian McCullough" w:date="2022-02-14T18:32:00Z">
        <w:r>
          <w:rPr>
            <w:rFonts w:ascii="Times New Roman" w:eastAsia="Times New Roman" w:hAnsi="Times New Roman" w:cs="Times New Roman"/>
            <w:sz w:val="24"/>
            <w:szCs w:val="24"/>
          </w:rPr>
          <w:t xml:space="preserve">conceptually, </w:t>
        </w:r>
      </w:ins>
      <w:r>
        <w:rPr>
          <w:rFonts w:ascii="Times New Roman" w:eastAsia="Times New Roman" w:hAnsi="Times New Roman" w:cs="Times New Roman"/>
          <w:sz w:val="24"/>
          <w:szCs w:val="24"/>
        </w:rPr>
        <w:t>network fragmentation increases and whole-network connectivity is considerably reduced if hubs become compromised due to factors such as impoundments or other hydrologic alterations, water quality declines, biological invasions, or shoreline developments (Figure 1b). Terrestrial studies have demonstrated the importance of particular nodes for maintaining network structure, including stepping-stone nodes that represent lower quality habitat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et al. 2014, </w:t>
      </w:r>
      <w:proofErr w:type="spellStart"/>
      <w:r>
        <w:rPr>
          <w:rFonts w:ascii="Times New Roman" w:eastAsia="Times New Roman" w:hAnsi="Times New Roman" w:cs="Times New Roman"/>
          <w:sz w:val="24"/>
          <w:szCs w:val="24"/>
        </w:rPr>
        <w:t>Dilts</w:t>
      </w:r>
      <w:proofErr w:type="spellEnd"/>
      <w:r>
        <w:rPr>
          <w:rFonts w:ascii="Times New Roman" w:eastAsia="Times New Roman" w:hAnsi="Times New Roman" w:cs="Times New Roman"/>
          <w:sz w:val="24"/>
          <w:szCs w:val="24"/>
        </w:rPr>
        <w:t xml:space="preserve"> et al. 2016). Therefore, protecting and managing hubs to maintain intact freshwater networks for lotic-associated species may be advisable, particularly in a climate change context. For example, loss </w:t>
      </w:r>
      <w:ins w:id="24" w:author="immccull@gmail.com" w:date="2022-03-22T14:34:00Z">
        <w:r w:rsidR="0084721A">
          <w:rPr>
            <w:rFonts w:ascii="Times New Roman" w:eastAsia="Times New Roman" w:hAnsi="Times New Roman" w:cs="Times New Roman"/>
            <w:sz w:val="24"/>
            <w:szCs w:val="24"/>
          </w:rPr>
          <w:t xml:space="preserve">or degradation </w:t>
        </w:r>
      </w:ins>
      <w:r>
        <w:rPr>
          <w:rFonts w:ascii="Times New Roman" w:eastAsia="Times New Roman" w:hAnsi="Times New Roman" w:cs="Times New Roman"/>
          <w:sz w:val="24"/>
          <w:szCs w:val="24"/>
        </w:rPr>
        <w:t>of hubs could threaten access to seasonal thermal refuges (Armstrong et al. 2021) or persistent waterbodies in dry landscapes (Jaeger et al. 2014), or the potential for species range shifts (Comte et al. 2013, Lynch et al. 2016, Ebersole et al. 2020). Future work is needed, however, to examine directly the biological importance of hubs within freshwater networks.</w:t>
      </w:r>
    </w:p>
    <w:p w14:paraId="683105BB" w14:textId="77777777" w:rsidR="00523288" w:rsidDel="002645B7" w:rsidRDefault="00925D81">
      <w:pPr>
        <w:spacing w:line="480" w:lineRule="auto"/>
        <w:ind w:firstLine="720"/>
        <w:rPr>
          <w:del w:id="25" w:author="Melanie" w:date="2022-03-04T14:43: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Finally, a major impetus for coarse-filter connectivity mapping is to identify, create, or protect corridors among protected areas (Costanza and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2019). Protected areas, however, are generally focused on terrestrial biodiversity</w:t>
      </w:r>
      <w:ins w:id="26" w:author="Ian McCullough" w:date="2022-02-14T19:13:00Z">
        <w:r>
          <w:rPr>
            <w:rFonts w:ascii="Times New Roman" w:eastAsia="Times New Roman" w:hAnsi="Times New Roman" w:cs="Times New Roman"/>
            <w:sz w:val="24"/>
            <w:szCs w:val="24"/>
          </w:rPr>
          <w:t xml:space="preserve"> and have therefore provided mixed benefits for freshwater biodiversity and ecosystems</w:t>
        </w:r>
      </w:ins>
      <w:r>
        <w:rPr>
          <w:rFonts w:ascii="Times New Roman" w:eastAsia="Times New Roman" w:hAnsi="Times New Roman" w:cs="Times New Roman"/>
          <w:sz w:val="24"/>
          <w:szCs w:val="24"/>
        </w:rPr>
        <w:t xml:space="preserve"> (Saunders et al. 2002, Abell et al. 2007)</w:t>
      </w:r>
      <w:del w:id="27" w:author="Ian McCullough" w:date="2022-02-14T19:14:00Z">
        <w:r>
          <w:rPr>
            <w:rFonts w:ascii="Times New Roman" w:eastAsia="Times New Roman" w:hAnsi="Times New Roman" w:cs="Times New Roman"/>
            <w:sz w:val="24"/>
            <w:szCs w:val="24"/>
          </w:rPr>
          <w:delText xml:space="preserve">; thus perhaps there has been less motivation for coarse-filter freshwater corridor mapping or conservation </w:delText>
        </w:r>
        <w:r>
          <w:rPr>
            <w:rFonts w:ascii="Times New Roman" w:eastAsia="Times New Roman" w:hAnsi="Times New Roman" w:cs="Times New Roman"/>
            <w:sz w:val="24"/>
            <w:szCs w:val="24"/>
          </w:rPr>
          <w:lastRenderedPageBreak/>
          <w:delText>prioritization</w:delText>
        </w:r>
      </w:del>
      <w:r>
        <w:rPr>
          <w:rFonts w:ascii="Times New Roman" w:eastAsia="Times New Roman" w:hAnsi="Times New Roman" w:cs="Times New Roman"/>
          <w:sz w:val="24"/>
          <w:szCs w:val="24"/>
        </w:rPr>
        <w:t xml:space="preserve">. </w:t>
      </w:r>
      <w:ins w:id="28" w:author="Ian McCullough" w:date="2022-02-14T19:30:00Z">
        <w:r>
          <w:rPr>
            <w:rFonts w:ascii="Times New Roman" w:eastAsia="Times New Roman" w:hAnsi="Times New Roman" w:cs="Times New Roman"/>
            <w:sz w:val="24"/>
            <w:szCs w:val="24"/>
          </w:rPr>
          <w:t xml:space="preserve">Past research has focused largely on the lack of representation of freshwater biodiversity and ecosystems in protected areas (Jenkins et al. 2015, </w:t>
        </w:r>
        <w:proofErr w:type="spellStart"/>
        <w:r>
          <w:rPr>
            <w:rFonts w:ascii="Times New Roman" w:eastAsia="Times New Roman" w:hAnsi="Times New Roman" w:cs="Times New Roman"/>
            <w:sz w:val="24"/>
            <w:szCs w:val="24"/>
          </w:rPr>
          <w:t>Bastin</w:t>
        </w:r>
        <w:proofErr w:type="spellEnd"/>
        <w:r>
          <w:rPr>
            <w:rFonts w:ascii="Times New Roman" w:eastAsia="Times New Roman" w:hAnsi="Times New Roman" w:cs="Times New Roman"/>
            <w:sz w:val="24"/>
            <w:szCs w:val="24"/>
          </w:rPr>
          <w:t xml:space="preserve"> et al. 2019, McCullough et al. 2019b) rather than freshwater connectivity. </w:t>
        </w:r>
      </w:ins>
      <w:del w:id="29" w:author="Ian McCullough" w:date="2022-02-14T19:32:00Z">
        <w:r>
          <w:rPr>
            <w:rFonts w:ascii="Times New Roman" w:eastAsia="Times New Roman" w:hAnsi="Times New Roman" w:cs="Times New Roman"/>
            <w:sz w:val="24"/>
            <w:szCs w:val="24"/>
          </w:rPr>
          <w:delText xml:space="preserve">Moreover, freshwater biodiversity and ecosystems are often poorly represented in protected areas, including across the US (Jenkins et al. 2015, Bastin et al. 2019, McCullough et al. 2019b). </w:delText>
        </w:r>
      </w:del>
      <w:r>
        <w:rPr>
          <w:rFonts w:ascii="Times New Roman" w:eastAsia="Times New Roman" w:hAnsi="Times New Roman" w:cs="Times New Roman"/>
          <w:sz w:val="24"/>
          <w:szCs w:val="24"/>
        </w:rPr>
        <w:t xml:space="preserve">Notably, global protection targets for freshwater ecosystems (Aichi Target 11; CBD 2010) have been only </w:t>
      </w:r>
      <w:ins w:id="30" w:author="Ian McCullough" w:date="2022-02-24T18:54:00Z">
        <w:r>
          <w:rPr>
            <w:rFonts w:ascii="Times New Roman" w:eastAsia="Times New Roman" w:hAnsi="Times New Roman" w:cs="Times New Roman"/>
            <w:sz w:val="24"/>
            <w:szCs w:val="24"/>
          </w:rPr>
          <w:t>somewhat</w:t>
        </w:r>
      </w:ins>
      <w:del w:id="31" w:author="Ian McCullough" w:date="2022-02-24T18:54:00Z">
        <w:r>
          <w:rPr>
            <w:rFonts w:ascii="Times New Roman" w:eastAsia="Times New Roman" w:hAnsi="Times New Roman" w:cs="Times New Roman"/>
            <w:sz w:val="24"/>
            <w:szCs w:val="24"/>
          </w:rPr>
          <w:delText>partly</w:delText>
        </w:r>
      </w:del>
      <w:r>
        <w:rPr>
          <w:rFonts w:ascii="Times New Roman" w:eastAsia="Times New Roman" w:hAnsi="Times New Roman" w:cs="Times New Roman"/>
          <w:sz w:val="24"/>
          <w:szCs w:val="24"/>
        </w:rPr>
        <w:t xml:space="preserve"> achieved. In 2020, the 5th Global Biodiversity Outlook deemed Target 11 as “partially achieved”: the 17% protection target was likely achieved globally, but not necessarily based on ecologically representative, well-connected fresh waters (Secretariat of the Convention on Biological Diversity 2020). Therefore, protection of freshwater corridors may currently be insufficient in many regions and countries.</w:t>
      </w:r>
      <w:ins w:id="32" w:author="Ian McCullough" w:date="2022-02-14T19:34:00Z">
        <w:r>
          <w:rPr>
            <w:rFonts w:ascii="Times New Roman" w:eastAsia="Times New Roman" w:hAnsi="Times New Roman" w:cs="Times New Roman"/>
            <w:sz w:val="24"/>
            <w:szCs w:val="24"/>
          </w:rPr>
          <w:t xml:space="preserve"> Although maintaining and restoring freshwater connectivity is a major priority for freshwater biodiversity conservation worldwide, research is still needed to investigate to what extent protected areas help maintain freshwater connectivity (Harper et al. 2021).</w:t>
        </w:r>
      </w:ins>
    </w:p>
    <w:p w14:paraId="3BB5B39F" w14:textId="77777777" w:rsidR="00523288" w:rsidDel="002645B7" w:rsidRDefault="00523288">
      <w:pPr>
        <w:spacing w:line="480" w:lineRule="auto"/>
        <w:ind w:firstLine="720"/>
        <w:rPr>
          <w:del w:id="33" w:author="Melanie" w:date="2022-03-04T14:42:00Z"/>
          <w:rFonts w:ascii="Times New Roman" w:eastAsia="Times New Roman" w:hAnsi="Times New Roman" w:cs="Times New Roman"/>
          <w:sz w:val="24"/>
          <w:szCs w:val="24"/>
        </w:rPr>
      </w:pPr>
    </w:p>
    <w:p w14:paraId="44B8A8B0" w14:textId="77777777" w:rsidR="00523288" w:rsidRDefault="00925D81" w:rsidP="0084721A">
      <w:pPr>
        <w:spacing w:line="480" w:lineRule="auto"/>
        <w:rPr>
          <w:rFonts w:ascii="Times New Roman" w:eastAsia="Times New Roman" w:hAnsi="Times New Roman" w:cs="Times New Roman"/>
          <w:b/>
          <w:sz w:val="24"/>
          <w:szCs w:val="24"/>
        </w:rPr>
      </w:pPr>
      <w:del w:id="34" w:author="Ian McCullough" w:date="2022-02-12T18:08:00Z">
        <w:r>
          <w:rPr>
            <w:rFonts w:ascii="Times New Roman" w:eastAsia="Times New Roman" w:hAnsi="Times New Roman" w:cs="Times New Roman"/>
            <w:b/>
            <w:sz w:val="24"/>
            <w:szCs w:val="24"/>
          </w:rPr>
          <w:delText>Study objective and research questions</w:delText>
        </w:r>
      </w:del>
    </w:p>
    <w:p w14:paraId="7B2C3E2D" w14:textId="3C742901"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objective was to provide a national-scale, coarse-filter assessment of freshwater corridors in the conterminous US, encompassing characteristics of freshwater networks, potential corridor networks, and their protected status with respect to the 17% Aichi conservation target. We focus on </w:t>
      </w:r>
      <w:ins w:id="35" w:author="King, Katelyn" w:date="2022-03-10T13:48:00Z">
        <w:r w:rsidR="00057A44">
          <w:rPr>
            <w:rFonts w:ascii="Times New Roman" w:eastAsia="Times New Roman" w:hAnsi="Times New Roman" w:cs="Times New Roman"/>
            <w:sz w:val="24"/>
            <w:szCs w:val="24"/>
          </w:rPr>
          <w:t xml:space="preserve">freshwater </w:t>
        </w:r>
      </w:ins>
      <w:r>
        <w:rPr>
          <w:rFonts w:ascii="Times New Roman" w:eastAsia="Times New Roman" w:hAnsi="Times New Roman" w:cs="Times New Roman"/>
          <w:sz w:val="24"/>
          <w:szCs w:val="24"/>
        </w:rPr>
        <w:t>corridor networks</w:t>
      </w:r>
      <w:ins w:id="36" w:author="King, Katelyn" w:date="2022-03-10T13:47:00Z">
        <w:r w:rsidR="00057A44">
          <w:rPr>
            <w:rFonts w:ascii="Times New Roman" w:eastAsia="Times New Roman" w:hAnsi="Times New Roman" w:cs="Times New Roman"/>
            <w:sz w:val="24"/>
            <w:szCs w:val="24"/>
          </w:rPr>
          <w:t>, which</w:t>
        </w:r>
      </w:ins>
      <w:r>
        <w:rPr>
          <w:rFonts w:ascii="Times New Roman" w:eastAsia="Times New Roman" w:hAnsi="Times New Roman" w:cs="Times New Roman"/>
          <w:sz w:val="24"/>
          <w:szCs w:val="24"/>
        </w:rPr>
        <w:t xml:space="preserve"> </w:t>
      </w:r>
      <w:del w:id="37" w:author="King, Katelyn" w:date="2022-03-10T13:47:00Z">
        <w:r w:rsidDel="00057A44">
          <w:rPr>
            <w:rFonts w:ascii="Times New Roman" w:eastAsia="Times New Roman" w:hAnsi="Times New Roman" w:cs="Times New Roman"/>
            <w:sz w:val="24"/>
            <w:szCs w:val="24"/>
          </w:rPr>
          <w:delText xml:space="preserve">owing to the need to </w:delText>
        </w:r>
      </w:del>
      <w:r>
        <w:rPr>
          <w:rFonts w:ascii="Times New Roman" w:eastAsia="Times New Roman" w:hAnsi="Times New Roman" w:cs="Times New Roman"/>
          <w:sz w:val="24"/>
          <w:szCs w:val="24"/>
        </w:rPr>
        <w:t>link numerous local corridors to achieve regional-scale connectivity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2008,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et al. 2011). This work builds upon the primarily terrestrially-focused coarse-filter connectivity literature for conservation purposes by extending these practices to fresh waters and explicitly considering the </w:t>
      </w:r>
      <w:r>
        <w:rPr>
          <w:rFonts w:ascii="Times New Roman" w:eastAsia="Times New Roman" w:hAnsi="Times New Roman" w:cs="Times New Roman"/>
          <w:sz w:val="24"/>
          <w:szCs w:val="24"/>
        </w:rPr>
        <w:lastRenderedPageBreak/>
        <w:t>role of major nodes (i.e., hubs) in corridor networks. This work also represents the first conterminous US-wide analysis of freshwater corridor protection, another topic that has been a major focus in the terrestrial realm. Specifically, we asked:</w:t>
      </w:r>
    </w:p>
    <w:p w14:paraId="6B5A472C"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freshwater networks can best represent freshwater corridor networks?</w:t>
      </w:r>
    </w:p>
    <w:p w14:paraId="01694286"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What lakes represent freshwater network hubs?</w:t>
      </w:r>
    </w:p>
    <w:p w14:paraId="3E29B292" w14:textId="77777777" w:rsidR="00523288" w:rsidRDefault="00925D81">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How well protected are these freshwater corridor networks and hubs?</w:t>
      </w:r>
    </w:p>
    <w:p w14:paraId="60B4651A"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Generally, we expected most freshwater networks to be relatively small, heavily dammed, and susceptible to fragmentation, limiting the availability of regional freshwater corridor networks in the conterminous US. We also expected hub lakes to be more prevalent in regions with more lakes overall and for protection of hub lakes and freshwater corridor networks to fall below the 17% Aichi target nationally, except in the western US where large protected areas are concentrated. This analysis represents an important step for freshwater biodiversity conservation in a climate change context and is intended to facilitate future biodiversity-centered work</w:t>
      </w:r>
      <w:ins w:id="38" w:author="Ian McCullough" w:date="2022-02-24T19:03:00Z">
        <w:r>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including observations of species and genetic diversity, as well as important processes of gene flow, migrations, and range shifts.</w:t>
      </w:r>
    </w:p>
    <w:p w14:paraId="0397887D" w14:textId="77777777" w:rsidR="00523288" w:rsidRDefault="00523288">
      <w:pPr>
        <w:spacing w:line="480" w:lineRule="auto"/>
        <w:ind w:left="720"/>
        <w:rPr>
          <w:rFonts w:ascii="Times New Roman" w:eastAsia="Times New Roman" w:hAnsi="Times New Roman" w:cs="Times New Roman"/>
          <w:sz w:val="24"/>
          <w:szCs w:val="24"/>
        </w:rPr>
      </w:pPr>
    </w:p>
    <w:p w14:paraId="675BE86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4BF035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Freshwater connectivity metrics and scoring criteria</w:t>
      </w:r>
    </w:p>
    <w:p w14:paraId="594FA685" w14:textId="4C14A8B8" w:rsidR="00523288" w:rsidRDefault="00925D81">
      <w:pPr>
        <w:spacing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 challenge associated with assessing conterminous US-scale freshwater connectivity is obtaining data at ecologically appropriate resolutions across such a large spatial extent. We applied a novel, conterminous US-scale dataset, LAGOS-US-NETWORKS v1.0, that represents graph-based freshwater networks with lakes as nodes and streams as edges (King et al. 2021b, c). This dataset contains 86511 on-network lakes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in surface area and approximately 39.5 </w:t>
      </w:r>
      <w:r>
        <w:rPr>
          <w:rFonts w:ascii="Times New Roman" w:eastAsia="Times New Roman" w:hAnsi="Times New Roman" w:cs="Times New Roman"/>
          <w:sz w:val="24"/>
          <w:szCs w:val="24"/>
        </w:rPr>
        <w:lastRenderedPageBreak/>
        <w:t xml:space="preserve">million stream reaches that comprise a total of 898 networks (Fig 2a). Lakes were defined as permanent, lentic waterbodies </w:t>
      </w:r>
      <w:r>
        <w:rPr>
          <w:rFonts w:ascii="Times New Roman" w:eastAsia="Times New Roman" w:hAnsi="Times New Roman" w:cs="Times New Roman"/>
          <w:sz w:val="24"/>
          <w:szCs w:val="24"/>
          <w:u w:val="single"/>
        </w:rPr>
        <w:t>&gt;</w:t>
      </w:r>
      <w:r>
        <w:rPr>
          <w:rFonts w:ascii="Times New Roman" w:eastAsia="Times New Roman" w:hAnsi="Times New Roman" w:cs="Times New Roman"/>
          <w:sz w:val="24"/>
          <w:szCs w:val="24"/>
        </w:rPr>
        <w:t xml:space="preserve"> 1ha (both natural lakes and reservoirs) with a geographically defined polygon in the National Hydrography Dataset v2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et al. 2021, Smith et al. 2021). LAGOS-US-NETWORKS also includes on-network dams (n = </w:t>
      </w:r>
      <w:del w:id="39" w:author="King, Katelyn" w:date="2022-03-10T10:45:00Z">
        <w:r w:rsidDel="0000338F">
          <w:rPr>
            <w:rFonts w:ascii="Times New Roman" w:eastAsia="Times New Roman" w:hAnsi="Times New Roman" w:cs="Times New Roman"/>
            <w:sz w:val="24"/>
            <w:szCs w:val="24"/>
          </w:rPr>
          <w:delText>48777</w:delText>
        </w:r>
      </w:del>
      <w:ins w:id="40" w:author="King, Katelyn" w:date="2022-03-10T10:45:00Z">
        <w:r w:rsidR="0000338F">
          <w:rPr>
            <w:rFonts w:ascii="Times New Roman" w:eastAsia="Times New Roman" w:hAnsi="Times New Roman" w:cs="Times New Roman"/>
            <w:sz w:val="24"/>
            <w:szCs w:val="24"/>
          </w:rPr>
          <w:t>49525</w:t>
        </w:r>
      </w:ins>
      <w:r>
        <w:rPr>
          <w:rFonts w:ascii="Times New Roman" w:eastAsia="Times New Roman" w:hAnsi="Times New Roman" w:cs="Times New Roman"/>
          <w:sz w:val="24"/>
          <w:szCs w:val="24"/>
        </w:rPr>
        <w:t xml:space="preserve">) and metrics for the number of total dams within each network and the number of upstream or downstream dams from individual lakes. We calculated additional connectivity metrics described below using all pairs of connected lakes and the stream distances connecting them. </w:t>
      </w:r>
    </w:p>
    <w:p w14:paraId="5FB4157B" w14:textId="47CDC4D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In our representation of freshwater networks, edges were weighted by the total stream course distance (km) and were undirected connections between pairs of nodes such that travel through each network was irrespective of streamflow direction. </w:t>
      </w:r>
      <w:ins w:id="41" w:author="Ian McCullough" w:date="2022-02-14T19:51:00Z">
        <w:r>
          <w:rPr>
            <w:rFonts w:ascii="Times New Roman" w:eastAsia="Times New Roman" w:hAnsi="Times New Roman" w:cs="Times New Roman"/>
            <w:sz w:val="24"/>
            <w:szCs w:val="24"/>
          </w:rPr>
          <w:t xml:space="preserve">Although we did not weight individual nodes, </w:t>
        </w:r>
      </w:ins>
      <w:del w:id="42" w:author="Ian McCullough" w:date="2022-02-14T19:52:00Z">
        <w:r>
          <w:rPr>
            <w:rFonts w:ascii="Times New Roman" w:eastAsia="Times New Roman" w:hAnsi="Times New Roman" w:cs="Times New Roman"/>
            <w:sz w:val="24"/>
            <w:szCs w:val="24"/>
          </w:rPr>
          <w:delText xml:space="preserve">Subsequently, </w:delText>
        </w:r>
      </w:del>
      <w:r>
        <w:rPr>
          <w:rFonts w:ascii="Times New Roman" w:eastAsia="Times New Roman" w:hAnsi="Times New Roman" w:cs="Times New Roman"/>
          <w:sz w:val="24"/>
          <w:szCs w:val="24"/>
        </w:rPr>
        <w:t>we analyzed the relationship among nodes within networks using several metrics that broadly represented the density of edges and nodes, accessibility of nodes, susceptibility of networks to fragmentation, and climatic heterogeneity within networks (</w:t>
      </w:r>
      <w:ins w:id="43" w:author="Ian McCullough" w:date="2022-02-14T19:53:00Z">
        <w:r>
          <w:rPr>
            <w:rFonts w:ascii="Times New Roman" w:eastAsia="Times New Roman" w:hAnsi="Times New Roman" w:cs="Times New Roman"/>
            <w:sz w:val="24"/>
            <w:szCs w:val="24"/>
          </w:rPr>
          <w:t xml:space="preserve">see </w:t>
        </w:r>
      </w:ins>
      <w:r>
        <w:rPr>
          <w:rFonts w:ascii="Times New Roman" w:eastAsia="Times New Roman" w:hAnsi="Times New Roman" w:cs="Times New Roman"/>
          <w:sz w:val="24"/>
          <w:szCs w:val="24"/>
        </w:rPr>
        <w:t>Table 1</w:t>
      </w:r>
      <w:ins w:id="44" w:author="Ian McCullough" w:date="2022-02-14T19:53:00Z">
        <w:r>
          <w:rPr>
            <w:rFonts w:ascii="Times New Roman" w:eastAsia="Times New Roman" w:hAnsi="Times New Roman" w:cs="Times New Roman"/>
            <w:sz w:val="24"/>
            <w:szCs w:val="24"/>
          </w:rPr>
          <w:t xml:space="preserve"> for individual variable descriptions and justifications</w:t>
        </w:r>
      </w:ins>
      <w:r>
        <w:rPr>
          <w:rFonts w:ascii="Times New Roman" w:eastAsia="Times New Roman" w:hAnsi="Times New Roman" w:cs="Times New Roman"/>
          <w:sz w:val="24"/>
          <w:szCs w:val="24"/>
        </w:rPr>
        <w:t xml:space="preserve">). All network connectivity metrics were calculated using the </w:t>
      </w:r>
      <w:proofErr w:type="spellStart"/>
      <w:r>
        <w:rPr>
          <w:rFonts w:ascii="Times New Roman" w:eastAsia="Times New Roman" w:hAnsi="Times New Roman" w:cs="Times New Roman"/>
          <w:sz w:val="24"/>
          <w:szCs w:val="24"/>
        </w:rPr>
        <w:t>igraph</w:t>
      </w:r>
      <w:proofErr w:type="spellEnd"/>
      <w:r>
        <w:rPr>
          <w:rFonts w:ascii="Times New Roman" w:eastAsia="Times New Roman" w:hAnsi="Times New Roman" w:cs="Times New Roman"/>
          <w:sz w:val="24"/>
          <w:szCs w:val="24"/>
        </w:rPr>
        <w:t xml:space="preserve"> R package (</w:t>
      </w:r>
      <w:proofErr w:type="spellStart"/>
      <w:r>
        <w:rPr>
          <w:rFonts w:ascii="Times New Roman" w:eastAsia="Times New Roman" w:hAnsi="Times New Roman" w:cs="Times New Roman"/>
          <w:sz w:val="24"/>
          <w:szCs w:val="24"/>
        </w:rPr>
        <w:t>Csardi</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Nepusz</w:t>
      </w:r>
      <w:proofErr w:type="spellEnd"/>
      <w:r>
        <w:rPr>
          <w:rFonts w:ascii="Times New Roman" w:eastAsia="Times New Roman" w:hAnsi="Times New Roman" w:cs="Times New Roman"/>
          <w:sz w:val="24"/>
          <w:szCs w:val="24"/>
        </w:rPr>
        <w:t xml:space="preserve"> 2006). We prioritized variables that reflected these phenomena to represent coarse-filter structural connectivity in a climate change context. Although we recognize that only relatively mobile taxa are potentially capable of traveling throughout larger networks (e.g., to reach cooler habitats at higher latitudes), many of our connectivity metrics </w:t>
      </w:r>
      <w:del w:id="45" w:author="Ian McCullough" w:date="2022-02-14T20:19:00Z">
        <w:r>
          <w:rPr>
            <w:rFonts w:ascii="Times New Roman" w:eastAsia="Times New Roman" w:hAnsi="Times New Roman" w:cs="Times New Roman"/>
            <w:sz w:val="24"/>
            <w:szCs w:val="24"/>
          </w:rPr>
          <w:delText>(e.g., susceptibility to fragmentation, distances between nodes)</w:delText>
        </w:r>
      </w:del>
      <w:del w:id="46" w:author="Melanie" w:date="2022-03-04T14:46:00Z">
        <w:r w:rsidDel="002645B7">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are also relevant to slow-dispersing taxa whose resilience under climate change relies more on localized movements. </w:t>
      </w:r>
      <w:ins w:id="47" w:author="Ian McCullough" w:date="2022-02-14T20:17:00Z">
        <w:r>
          <w:rPr>
            <w:rFonts w:ascii="Times New Roman" w:eastAsia="Times New Roman" w:hAnsi="Times New Roman" w:cs="Times New Roman"/>
            <w:sz w:val="24"/>
            <w:szCs w:val="24"/>
          </w:rPr>
          <w:t xml:space="preserve">Specifically, our study includes </w:t>
        </w:r>
      </w:ins>
      <w:ins w:id="48" w:author="King, Katelyn" w:date="2022-03-10T11:20:00Z">
        <w:r w:rsidR="007C0DC2">
          <w:rPr>
            <w:rFonts w:ascii="Times New Roman" w:eastAsia="Times New Roman" w:hAnsi="Times New Roman" w:cs="Times New Roman"/>
            <w:sz w:val="24"/>
            <w:szCs w:val="24"/>
          </w:rPr>
          <w:t xml:space="preserve">network </w:t>
        </w:r>
      </w:ins>
      <w:ins w:id="49" w:author="Ian McCullough" w:date="2022-02-14T20:17:00Z">
        <w:r>
          <w:rPr>
            <w:rFonts w:ascii="Times New Roman" w:eastAsia="Times New Roman" w:hAnsi="Times New Roman" w:cs="Times New Roman"/>
            <w:sz w:val="24"/>
            <w:szCs w:val="24"/>
          </w:rPr>
          <w:t xml:space="preserve">variables that represent susceptibility to fragmentation (minimum cuts, percent articulation points), network position (edge density, betweenness centrality), and average dispersal distance between habitats (average </w:t>
        </w:r>
        <w:r>
          <w:rPr>
            <w:rFonts w:ascii="Times New Roman" w:eastAsia="Times New Roman" w:hAnsi="Times New Roman" w:cs="Times New Roman"/>
            <w:sz w:val="24"/>
            <w:szCs w:val="24"/>
          </w:rPr>
          <w:lastRenderedPageBreak/>
          <w:t xml:space="preserve">lake distance) (Table 1). Given that these are also important considerations for fast-dispersing taxa, our analysis can be used to represent connectivity for diverse freshwater taxa. </w:t>
        </w:r>
      </w:ins>
      <w:r>
        <w:rPr>
          <w:rFonts w:ascii="Times New Roman" w:eastAsia="Times New Roman" w:hAnsi="Times New Roman" w:cs="Times New Roman"/>
          <w:sz w:val="24"/>
          <w:szCs w:val="24"/>
        </w:rPr>
        <w:t xml:space="preserve">Therefore, a coarse-filter structural connectivity analysis of these networks generally represents a useful step for freshwater biodiversity conservation in a climate change context. </w:t>
      </w:r>
    </w:p>
    <w:p w14:paraId="1AA8EF5F" w14:textId="7082F37D"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Coarse-filter, broad-scale connectivity studies in the terrestrial realm often require simplifying assumptions at this scale (e.g., that snapshot metrics of generalized human presence reflect landscape permeability; Theobald et al. 2012). Therefore, in the freshwater realm, we made various, similar assumptions about what our freshwater connectivity metrics represent at the scale of the conterminous US. Such assumptions may require revision for studies at finer spatial scales when different data are available or for specific taxa of interest. Specifically, we assumed static hydrology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not accounting for seasonal or interannual variation) and that all dams are structurally similar and well represented across the US, and we do not include fine-scale barriers such as waterfalls, culverts, or slope gradients. We also d</w:t>
      </w:r>
      <w:ins w:id="50" w:author="immccull@gmail.com" w:date="2022-03-22T14:39:00Z">
        <w:r w:rsidR="008E259F">
          <w:rPr>
            <w:rFonts w:ascii="Times New Roman" w:eastAsia="Times New Roman" w:hAnsi="Times New Roman" w:cs="Times New Roman"/>
            <w:sz w:val="24"/>
            <w:szCs w:val="24"/>
          </w:rPr>
          <w:t>o</w:t>
        </w:r>
      </w:ins>
      <w:del w:id="51" w:author="immccull@gmail.com" w:date="2022-03-22T14:39:00Z">
        <w:r w:rsidDel="008E259F">
          <w:rPr>
            <w:rFonts w:ascii="Times New Roman" w:eastAsia="Times New Roman" w:hAnsi="Times New Roman" w:cs="Times New Roman"/>
            <w:sz w:val="24"/>
            <w:szCs w:val="24"/>
          </w:rPr>
          <w:delText>id</w:delText>
        </w:r>
      </w:del>
      <w:r>
        <w:rPr>
          <w:rFonts w:ascii="Times New Roman" w:eastAsia="Times New Roman" w:hAnsi="Times New Roman" w:cs="Times New Roman"/>
          <w:sz w:val="24"/>
          <w:szCs w:val="24"/>
        </w:rPr>
        <w:t xml:space="preserve"> not account for networks that crossed international borders due to data constraints.</w:t>
      </w:r>
    </w:p>
    <w:p w14:paraId="5DF3C143" w14:textId="7FC5413B"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integrated the various freshwater connectivity metrics (</w:t>
      </w:r>
      <w:ins w:id="52" w:author="Ian McCullough" w:date="2022-02-24T00:19:00Z">
        <w:r>
          <w:rPr>
            <w:rFonts w:ascii="Times New Roman" w:eastAsia="Times New Roman" w:hAnsi="Times New Roman" w:cs="Times New Roman"/>
            <w:sz w:val="24"/>
            <w:szCs w:val="24"/>
          </w:rPr>
          <w:t xml:space="preserve">all variables </w:t>
        </w:r>
      </w:ins>
      <w:r>
        <w:rPr>
          <w:rFonts w:ascii="Times New Roman" w:eastAsia="Times New Roman" w:hAnsi="Times New Roman" w:cs="Times New Roman"/>
          <w:sz w:val="24"/>
          <w:szCs w:val="24"/>
        </w:rPr>
        <w:t xml:space="preserve">described and defined in Table 1) into a composite network connectivity score that could easily be compared across networks using a principal component analysis (PCA). We only performed this analysis for networks with &gt; 4 lakes (n = 385); however, we excluded the Mississippi River network due to its exceptional size (containing 37.9% of all network lakes). Prior to the PCA, dam rate and percent articulation points were rescaled such that higher values represented fewer barriers and greater resistance to network fragmentation, respectively (and therefore greater overall connectivity). We then </w:t>
      </w:r>
      <w:del w:id="53" w:author="immccull@gmail.com" w:date="2022-03-22T14:40:00Z">
        <w:r w:rsidDel="008E259F">
          <w:rPr>
            <w:rFonts w:ascii="Times New Roman" w:eastAsia="Times New Roman" w:hAnsi="Times New Roman" w:cs="Times New Roman"/>
            <w:sz w:val="24"/>
            <w:szCs w:val="24"/>
          </w:rPr>
          <w:delText xml:space="preserve">rescaled </w:delText>
        </w:r>
      </w:del>
      <w:ins w:id="54" w:author="immccull@gmail.com" w:date="2022-03-22T14:40:00Z">
        <w:r w:rsidR="008E259F">
          <w:rPr>
            <w:rFonts w:ascii="Times New Roman" w:eastAsia="Times New Roman" w:hAnsi="Times New Roman" w:cs="Times New Roman"/>
            <w:sz w:val="24"/>
            <w:szCs w:val="24"/>
          </w:rPr>
          <w:t xml:space="preserve">Z-score normalized </w:t>
        </w:r>
      </w:ins>
      <w:r>
        <w:rPr>
          <w:rFonts w:ascii="Times New Roman" w:eastAsia="Times New Roman" w:hAnsi="Times New Roman" w:cs="Times New Roman"/>
          <w:sz w:val="24"/>
          <w:szCs w:val="24"/>
        </w:rPr>
        <w:t xml:space="preserve">all input variables (mean of 0 and standard deviation of 1) before PCA calculations. We used 2 principal components, which explained 60% </w:t>
      </w:r>
      <w:r>
        <w:rPr>
          <w:rFonts w:ascii="Times New Roman" w:eastAsia="Times New Roman" w:hAnsi="Times New Roman" w:cs="Times New Roman"/>
          <w:sz w:val="24"/>
          <w:szCs w:val="24"/>
        </w:rPr>
        <w:lastRenderedPageBreak/>
        <w:t>of variation in the data, to calculate connectivity scores. We opted to use 2 components based on agreement between the Kaiser criterion and Horn’s parallel analysis for component retention (</w:t>
      </w:r>
      <w:proofErr w:type="spellStart"/>
      <w:r>
        <w:rPr>
          <w:rFonts w:ascii="Times New Roman" w:eastAsia="Times New Roman" w:hAnsi="Times New Roman" w:cs="Times New Roman"/>
          <w:sz w:val="24"/>
          <w:szCs w:val="24"/>
        </w:rPr>
        <w:t>Dinmo</w:t>
      </w:r>
      <w:proofErr w:type="spellEnd"/>
      <w:r>
        <w:rPr>
          <w:rFonts w:ascii="Times New Roman" w:eastAsia="Times New Roman" w:hAnsi="Times New Roman" w:cs="Times New Roman"/>
          <w:sz w:val="24"/>
          <w:szCs w:val="24"/>
        </w:rPr>
        <w:t xml:space="preserve"> 2018). To facilitate usefulness of our study for management and policy decision-making processes, we analyzed freshwater connectivity scores across 9 ecoregions used by the US Environmental Protection Agency National Aquatic Resource Survey (NARS) (Herlihy et al. 2008) (Figure 2b). For networks that spanned multiple ecoregions, we assigned ecoregions based on the majority of nodes within those networks.</w:t>
      </w:r>
    </w:p>
    <w:p w14:paraId="6B4A188E" w14:textId="77777777" w:rsidR="00523288" w:rsidRDefault="00523288">
      <w:pPr>
        <w:spacing w:line="480" w:lineRule="auto"/>
        <w:ind w:firstLine="720"/>
        <w:rPr>
          <w:rFonts w:ascii="Times New Roman" w:eastAsia="Times New Roman" w:hAnsi="Times New Roman" w:cs="Times New Roman"/>
          <w:sz w:val="24"/>
          <w:szCs w:val="24"/>
        </w:rPr>
      </w:pPr>
    </w:p>
    <w:p w14:paraId="149CEB0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Hub lake determination</w:t>
      </w:r>
    </w:p>
    <w:p w14:paraId="62F17E07" w14:textId="400D43EC" w:rsidR="00523288" w:rsidRPr="00F30538" w:rsidRDefault="00925D81">
      <w:pPr>
        <w:spacing w:line="480" w:lineRule="auto"/>
        <w:rPr>
          <w:rFonts w:ascii="Times New Roman" w:eastAsia="Times New Roman" w:hAnsi="Times New Roman" w:cs="Times New Roman"/>
          <w:sz w:val="24"/>
          <w:szCs w:val="24"/>
          <w:shd w:val="clear" w:color="auto" w:fill="FF9900"/>
        </w:rPr>
      </w:pPr>
      <w:r>
        <w:rPr>
          <w:rFonts w:ascii="Times New Roman" w:eastAsia="Times New Roman" w:hAnsi="Times New Roman" w:cs="Times New Roman"/>
          <w:sz w:val="24"/>
          <w:szCs w:val="24"/>
        </w:rPr>
        <w:tab/>
        <w:t xml:space="preserve">Conceptually, </w:t>
      </w:r>
      <w:ins w:id="55" w:author="Ian McCullough" w:date="2022-02-14T20:31:00Z">
        <w:r>
          <w:rPr>
            <w:rFonts w:ascii="Times New Roman" w:eastAsia="Times New Roman" w:hAnsi="Times New Roman" w:cs="Times New Roman"/>
            <w:sz w:val="24"/>
            <w:szCs w:val="24"/>
          </w:rPr>
          <w:t xml:space="preserve">per graph theory, </w:t>
        </w:r>
      </w:ins>
      <w:r>
        <w:rPr>
          <w:rFonts w:ascii="Times New Roman" w:eastAsia="Times New Roman" w:hAnsi="Times New Roman" w:cs="Times New Roman"/>
          <w:sz w:val="24"/>
          <w:szCs w:val="24"/>
        </w:rPr>
        <w:t xml:space="preserve">hubs within a freshwater network are vital for maintaining connectivity across large expanses. Hub lakes were determined based on individual metrics of lake nodes within networks. </w:t>
      </w:r>
      <w:r w:rsidRPr="00F30538">
        <w:rPr>
          <w:rFonts w:ascii="Times New Roman" w:eastAsia="Times New Roman" w:hAnsi="Times New Roman" w:cs="Times New Roman"/>
          <w:sz w:val="24"/>
          <w:szCs w:val="24"/>
        </w:rPr>
        <w:t xml:space="preserve">We defined hub lakes as lakes that </w:t>
      </w:r>
      <w:ins w:id="56" w:author="immccull@gmail.com" w:date="2022-03-22T14:41:00Z">
        <w:r w:rsidR="008E259F">
          <w:rPr>
            <w:rFonts w:ascii="Times New Roman" w:eastAsia="Times New Roman" w:hAnsi="Times New Roman" w:cs="Times New Roman"/>
            <w:sz w:val="24"/>
            <w:szCs w:val="24"/>
          </w:rPr>
          <w:t>jointly satisfied three conditions of node importance:</w:t>
        </w:r>
      </w:ins>
      <w:del w:id="57" w:author="immccull@gmail.com" w:date="2022-03-22T14:41:00Z">
        <w:r w:rsidRPr="00F30538" w:rsidDel="008E259F">
          <w:rPr>
            <w:rFonts w:ascii="Times New Roman" w:eastAsia="Times New Roman" w:hAnsi="Times New Roman" w:cs="Times New Roman"/>
            <w:sz w:val="24"/>
            <w:szCs w:val="24"/>
          </w:rPr>
          <w:delText>were</w:delText>
        </w:r>
      </w:del>
      <w:r w:rsidRPr="00F30538">
        <w:rPr>
          <w:rFonts w:ascii="Times New Roman" w:eastAsia="Times New Roman" w:hAnsi="Times New Roman" w:cs="Times New Roman"/>
          <w:sz w:val="24"/>
          <w:szCs w:val="24"/>
        </w:rPr>
        <w:t xml:space="preserve"> </w:t>
      </w:r>
      <w:ins w:id="58" w:author="immccull@gmail.com" w:date="2022-03-22T14:42:00Z">
        <w:r w:rsidR="008A1ED9">
          <w:rPr>
            <w:rFonts w:ascii="Times New Roman" w:eastAsia="Times New Roman" w:hAnsi="Times New Roman" w:cs="Times New Roman"/>
            <w:sz w:val="24"/>
            <w:szCs w:val="24"/>
          </w:rPr>
          <w:t xml:space="preserve">1) </w:t>
        </w:r>
      </w:ins>
      <w:r w:rsidRPr="00F30538">
        <w:rPr>
          <w:rFonts w:ascii="Times New Roman" w:eastAsia="Times New Roman" w:hAnsi="Times New Roman" w:cs="Times New Roman"/>
          <w:sz w:val="24"/>
          <w:szCs w:val="24"/>
        </w:rPr>
        <w:t>articulation points in their network</w:t>
      </w:r>
      <w:ins w:id="59" w:author="immccull@gmail.com" w:date="2022-03-22T14:43:00Z">
        <w:r w:rsidR="008A1ED9">
          <w:rPr>
            <w:rFonts w:ascii="Times New Roman" w:eastAsia="Times New Roman" w:hAnsi="Times New Roman" w:cs="Times New Roman"/>
            <w:sz w:val="24"/>
            <w:szCs w:val="24"/>
          </w:rPr>
          <w:t>,</w:t>
        </w:r>
      </w:ins>
      <w:del w:id="60" w:author="immccull@gmail.com" w:date="2022-03-22T14:43:00Z">
        <w:r w:rsidRPr="00F30538" w:rsidDel="008A1ED9">
          <w:rPr>
            <w:rFonts w:ascii="Times New Roman" w:eastAsia="Times New Roman" w:hAnsi="Times New Roman" w:cs="Times New Roman"/>
            <w:sz w:val="24"/>
            <w:szCs w:val="24"/>
          </w:rPr>
          <w:delText xml:space="preserve"> and were</w:delText>
        </w:r>
      </w:del>
      <w:r w:rsidRPr="00F30538">
        <w:rPr>
          <w:rFonts w:ascii="Times New Roman" w:eastAsia="Times New Roman" w:hAnsi="Times New Roman" w:cs="Times New Roman"/>
          <w:sz w:val="24"/>
          <w:szCs w:val="24"/>
        </w:rPr>
        <w:t xml:space="preserve"> </w:t>
      </w:r>
      <w:ins w:id="61" w:author="immccull@gmail.com" w:date="2022-03-22T14:43:00Z">
        <w:r w:rsidR="008A1ED9">
          <w:rPr>
            <w:rFonts w:ascii="Times New Roman" w:eastAsia="Times New Roman" w:hAnsi="Times New Roman" w:cs="Times New Roman"/>
            <w:sz w:val="24"/>
            <w:szCs w:val="24"/>
          </w:rPr>
          <w:t xml:space="preserve">2) </w:t>
        </w:r>
      </w:ins>
      <w:r w:rsidRPr="00F30538">
        <w:rPr>
          <w:rFonts w:ascii="Times New Roman" w:eastAsia="Times New Roman" w:hAnsi="Times New Roman" w:cs="Times New Roman"/>
          <w:sz w:val="24"/>
          <w:szCs w:val="24"/>
        </w:rPr>
        <w:t xml:space="preserve">in the top quintile of </w:t>
      </w:r>
      <w:ins w:id="62" w:author="Ian McCullough" w:date="2022-02-23T20:08:00Z">
        <w:r w:rsidRPr="00F30538">
          <w:rPr>
            <w:rFonts w:ascii="Times New Roman" w:eastAsia="Times New Roman" w:hAnsi="Times New Roman" w:cs="Times New Roman"/>
            <w:sz w:val="24"/>
            <w:szCs w:val="24"/>
          </w:rPr>
          <w:t>vertex</w:t>
        </w:r>
      </w:ins>
      <w:del w:id="63" w:author="Ian McCullough" w:date="2022-02-23T20:08:00Z">
        <w:r w:rsidRPr="00F30538">
          <w:rPr>
            <w:rFonts w:ascii="Times New Roman" w:eastAsia="Times New Roman" w:hAnsi="Times New Roman" w:cs="Times New Roman"/>
            <w:sz w:val="24"/>
            <w:szCs w:val="24"/>
          </w:rPr>
          <w:delText>total node</w:delText>
        </w:r>
      </w:del>
      <w:r w:rsidRPr="00F30538">
        <w:rPr>
          <w:rFonts w:ascii="Times New Roman" w:eastAsia="Gungsuh" w:hAnsi="Times New Roman" w:cs="Times New Roman"/>
          <w:sz w:val="24"/>
          <w:szCs w:val="24"/>
        </w:rPr>
        <w:t xml:space="preserve"> strength</w:t>
      </w:r>
      <w:ins w:id="64" w:author="immccull@gmail.com" w:date="2022-03-22T14:43:00Z">
        <w:r w:rsidR="008A1ED9">
          <w:rPr>
            <w:rFonts w:ascii="Times New Roman" w:eastAsia="Gungsuh" w:hAnsi="Times New Roman" w:cs="Times New Roman"/>
            <w:sz w:val="24"/>
            <w:szCs w:val="24"/>
          </w:rPr>
          <w:t xml:space="preserve"> (i.e., the weighted degree of a node),</w:t>
        </w:r>
      </w:ins>
      <w:r w:rsidRPr="00F30538">
        <w:rPr>
          <w:rFonts w:ascii="Times New Roman" w:eastAsia="Gungsuh" w:hAnsi="Times New Roman" w:cs="Times New Roman"/>
          <w:sz w:val="24"/>
          <w:szCs w:val="24"/>
        </w:rPr>
        <w:t xml:space="preserve"> and </w:t>
      </w:r>
      <w:ins w:id="65" w:author="immccull@gmail.com" w:date="2022-03-22T14:43:00Z">
        <w:r w:rsidR="008A1ED9">
          <w:rPr>
            <w:rFonts w:ascii="Times New Roman" w:eastAsia="Gungsuh" w:hAnsi="Times New Roman" w:cs="Times New Roman"/>
            <w:sz w:val="24"/>
            <w:szCs w:val="24"/>
          </w:rPr>
          <w:t>3) in the top qui</w:t>
        </w:r>
      </w:ins>
      <w:ins w:id="66" w:author="immccull@gmail.com" w:date="2022-03-22T14:44:00Z">
        <w:r w:rsidR="008A1ED9">
          <w:rPr>
            <w:rFonts w:ascii="Times New Roman" w:eastAsia="Gungsuh" w:hAnsi="Times New Roman" w:cs="Times New Roman"/>
            <w:sz w:val="24"/>
            <w:szCs w:val="24"/>
          </w:rPr>
          <w:t xml:space="preserve">ntile of </w:t>
        </w:r>
      </w:ins>
      <w:r w:rsidRPr="00F30538">
        <w:rPr>
          <w:rFonts w:ascii="Times New Roman" w:eastAsia="Gungsuh" w:hAnsi="Times New Roman" w:cs="Times New Roman"/>
          <w:sz w:val="24"/>
          <w:szCs w:val="24"/>
        </w:rPr>
        <w:t xml:space="preserve">betweenness centrality within their network (Figure 3). Hence, each network with ≥ 5 lakes will contain at least one hub lake using our definition as long as an articulation point exists in the network. Articulation points are by definition bridges among two or more subnetworks, meaning that an organism must travel through an articulation point to move aquatically from one subnetwork to another. High </w:t>
      </w:r>
      <w:ins w:id="67" w:author="Ian McCullough" w:date="2022-02-23T20:14:00Z">
        <w:r w:rsidRPr="00F30538">
          <w:rPr>
            <w:rFonts w:ascii="Times New Roman" w:eastAsia="Times New Roman" w:hAnsi="Times New Roman" w:cs="Times New Roman"/>
            <w:sz w:val="24"/>
            <w:szCs w:val="24"/>
          </w:rPr>
          <w:t>vertex</w:t>
        </w:r>
      </w:ins>
      <w:del w:id="68" w:author="Ian McCullough" w:date="2022-02-23T20:14:00Z">
        <w:r w:rsidRPr="00F30538">
          <w:rPr>
            <w:rFonts w:ascii="Times New Roman" w:eastAsia="Times New Roman" w:hAnsi="Times New Roman" w:cs="Times New Roman"/>
            <w:sz w:val="24"/>
            <w:szCs w:val="24"/>
          </w:rPr>
          <w:delText>node</w:delText>
        </w:r>
      </w:del>
      <w:r w:rsidRPr="00F30538">
        <w:rPr>
          <w:rFonts w:ascii="Times New Roman" w:eastAsia="Gungsuh" w:hAnsi="Times New Roman" w:cs="Times New Roman"/>
          <w:sz w:val="24"/>
          <w:szCs w:val="24"/>
        </w:rPr>
        <w:t xml:space="preserve"> strength for a lake indicates that it connects a high total network distance among lakes, whether through a multitude of short streams or a handful of long streams. Lakes with high betweenness centrality have shorter aquatic travel distances crossing through them and are more likely to be stepping stones for organisms moving within a network. Combined, these metrics indicate a lake that is necessary for network movement and connects </w:t>
      </w:r>
      <w:r w:rsidRPr="00F30538">
        <w:rPr>
          <w:rFonts w:ascii="Times New Roman" w:eastAsia="Gungsuh" w:hAnsi="Times New Roman" w:cs="Times New Roman"/>
          <w:sz w:val="24"/>
          <w:szCs w:val="24"/>
        </w:rPr>
        <w:lastRenderedPageBreak/>
        <w:t xml:space="preserve">long distances while being a more likely path for biota than other lakes in a network. Finally, although we did not differentiate between natural lakes and reservoirs in aforementioned connectivity metrics, we reported differences in the prevalence of </w:t>
      </w:r>
      <w:ins w:id="69" w:author="King, Katelyn" w:date="2022-03-10T13:26:00Z">
        <w:r w:rsidR="006C34B4">
          <w:rPr>
            <w:rFonts w:ascii="Times New Roman" w:eastAsia="Gungsuh" w:hAnsi="Times New Roman" w:cs="Times New Roman"/>
            <w:sz w:val="24"/>
            <w:szCs w:val="24"/>
          </w:rPr>
          <w:t xml:space="preserve">natural lake </w:t>
        </w:r>
      </w:ins>
      <w:r w:rsidRPr="00F30538">
        <w:rPr>
          <w:rFonts w:ascii="Times New Roman" w:eastAsia="Gungsuh" w:hAnsi="Times New Roman" w:cs="Times New Roman"/>
          <w:sz w:val="24"/>
          <w:szCs w:val="24"/>
        </w:rPr>
        <w:t xml:space="preserve">hubs </w:t>
      </w:r>
      <w:del w:id="70" w:author="King, Katelyn" w:date="2022-03-10T13:27:00Z">
        <w:r w:rsidRPr="00F30538" w:rsidDel="006C34B4">
          <w:rPr>
            <w:rFonts w:ascii="Times New Roman" w:eastAsia="Gungsuh" w:hAnsi="Times New Roman" w:cs="Times New Roman"/>
            <w:sz w:val="24"/>
            <w:szCs w:val="24"/>
          </w:rPr>
          <w:delText xml:space="preserve">between </w:delText>
        </w:r>
      </w:del>
      <w:ins w:id="71" w:author="King, Katelyn" w:date="2022-03-10T13:27:00Z">
        <w:r w:rsidR="006C34B4">
          <w:rPr>
            <w:rFonts w:ascii="Times New Roman" w:eastAsia="Gungsuh" w:hAnsi="Times New Roman" w:cs="Times New Roman"/>
            <w:sz w:val="24"/>
            <w:szCs w:val="24"/>
          </w:rPr>
          <w:t>versus</w:t>
        </w:r>
        <w:r w:rsidR="006C34B4" w:rsidRPr="00F30538">
          <w:rPr>
            <w:rFonts w:ascii="Times New Roman" w:eastAsia="Gungsuh" w:hAnsi="Times New Roman" w:cs="Times New Roman"/>
            <w:sz w:val="24"/>
            <w:szCs w:val="24"/>
          </w:rPr>
          <w:t xml:space="preserve"> </w:t>
        </w:r>
      </w:ins>
      <w:del w:id="72" w:author="King, Katelyn" w:date="2022-03-10T13:27:00Z">
        <w:r w:rsidRPr="00F30538" w:rsidDel="006C34B4">
          <w:rPr>
            <w:rFonts w:ascii="Times New Roman" w:eastAsia="Gungsuh" w:hAnsi="Times New Roman" w:cs="Times New Roman"/>
            <w:sz w:val="24"/>
            <w:szCs w:val="24"/>
          </w:rPr>
          <w:delText xml:space="preserve">natural lakes and </w:delText>
        </w:r>
      </w:del>
      <w:r w:rsidRPr="00F30538">
        <w:rPr>
          <w:rFonts w:ascii="Times New Roman" w:eastAsia="Gungsuh" w:hAnsi="Times New Roman" w:cs="Times New Roman"/>
          <w:sz w:val="24"/>
          <w:szCs w:val="24"/>
        </w:rPr>
        <w:t>reservoir</w:t>
      </w:r>
      <w:ins w:id="73" w:author="King, Katelyn" w:date="2022-03-10T13:27:00Z">
        <w:r w:rsidR="006C34B4">
          <w:rPr>
            <w:rFonts w:ascii="Times New Roman" w:eastAsia="Gungsuh" w:hAnsi="Times New Roman" w:cs="Times New Roman"/>
            <w:sz w:val="24"/>
            <w:szCs w:val="24"/>
          </w:rPr>
          <w:t xml:space="preserve"> hubs</w:t>
        </w:r>
      </w:ins>
      <w:del w:id="74" w:author="King, Katelyn" w:date="2022-03-10T13:27:00Z">
        <w:r w:rsidRPr="00F30538" w:rsidDel="006C34B4">
          <w:rPr>
            <w:rFonts w:ascii="Times New Roman" w:eastAsia="Gungsuh" w:hAnsi="Times New Roman" w:cs="Times New Roman"/>
            <w:sz w:val="24"/>
            <w:szCs w:val="24"/>
          </w:rPr>
          <w:delText>s</w:delText>
        </w:r>
      </w:del>
      <w:r w:rsidRPr="00F30538">
        <w:rPr>
          <w:rFonts w:ascii="Times New Roman" w:eastAsia="Gungsuh" w:hAnsi="Times New Roman" w:cs="Times New Roman"/>
          <w:sz w:val="24"/>
          <w:szCs w:val="24"/>
        </w:rPr>
        <w:t xml:space="preserve"> for waterbodies ≥ 4 ha.</w:t>
      </w:r>
      <w:ins w:id="75" w:author="Ian McCullough" w:date="2022-02-23T20:54:00Z">
        <w:r w:rsidRPr="00F30538">
          <w:rPr>
            <w:rFonts w:ascii="Times New Roman" w:eastAsia="Times New Roman" w:hAnsi="Times New Roman" w:cs="Times New Roman"/>
            <w:sz w:val="24"/>
            <w:szCs w:val="24"/>
          </w:rPr>
          <w:t xml:space="preserve"> This size cutoff is based on LAGOS-US-RESERVOIR, a database of all 137,465 natural lakes and reservoirs ≥ 4 ha classified by machine learning image interpretation (Polus et al. 2021). This dataset classifies reservoirs as waterbodies directly influenced by impoundments (lakes resulting from river impoundments and </w:t>
        </w:r>
      </w:ins>
      <w:ins w:id="76" w:author="immccull@gmail.com" w:date="2022-03-22T14:45:00Z">
        <w:r w:rsidR="008A1ED9">
          <w:rPr>
            <w:rFonts w:ascii="Times New Roman" w:eastAsia="Times New Roman" w:hAnsi="Times New Roman" w:cs="Times New Roman"/>
            <w:sz w:val="24"/>
            <w:szCs w:val="24"/>
          </w:rPr>
          <w:t xml:space="preserve">pre-existing </w:t>
        </w:r>
      </w:ins>
      <w:ins w:id="77" w:author="Ian McCullough" w:date="2022-02-23T20:54:00Z">
        <w:r w:rsidRPr="00F30538">
          <w:rPr>
            <w:rFonts w:ascii="Times New Roman" w:eastAsia="Times New Roman" w:hAnsi="Times New Roman" w:cs="Times New Roman"/>
            <w:sz w:val="24"/>
            <w:szCs w:val="24"/>
          </w:rPr>
          <w:t xml:space="preserve">lakes with </w:t>
        </w:r>
      </w:ins>
      <w:ins w:id="78" w:author="immccull@gmail.com" w:date="2022-03-22T14:46:00Z">
        <w:r w:rsidR="008A1ED9">
          <w:rPr>
            <w:rFonts w:ascii="Times New Roman" w:eastAsia="Times New Roman" w:hAnsi="Times New Roman" w:cs="Times New Roman"/>
            <w:sz w:val="24"/>
            <w:szCs w:val="24"/>
          </w:rPr>
          <w:t xml:space="preserve">large </w:t>
        </w:r>
      </w:ins>
      <w:ins w:id="79" w:author="Ian McCullough" w:date="2022-02-23T20:54:00Z">
        <w:r w:rsidRPr="00F30538">
          <w:rPr>
            <w:rFonts w:ascii="Times New Roman" w:eastAsia="Times New Roman" w:hAnsi="Times New Roman" w:cs="Times New Roman"/>
            <w:sz w:val="24"/>
            <w:szCs w:val="24"/>
          </w:rPr>
          <w:t>water control structures</w:t>
        </w:r>
      </w:ins>
      <w:ins w:id="80" w:author="Melanie" w:date="2022-03-04T15:24:00Z">
        <w:r w:rsidR="001E238A">
          <w:rPr>
            <w:rFonts w:ascii="Times New Roman" w:eastAsia="Times New Roman" w:hAnsi="Times New Roman" w:cs="Times New Roman"/>
            <w:sz w:val="24"/>
            <w:szCs w:val="24"/>
          </w:rPr>
          <w:t xml:space="preserve"> </w:t>
        </w:r>
      </w:ins>
      <w:ins w:id="81" w:author="immccull@gmail.com" w:date="2022-03-22T14:46:00Z">
        <w:r w:rsidR="008A1ED9">
          <w:rPr>
            <w:rFonts w:ascii="Times New Roman" w:eastAsia="Times New Roman" w:hAnsi="Times New Roman" w:cs="Times New Roman"/>
            <w:sz w:val="24"/>
            <w:szCs w:val="24"/>
          </w:rPr>
          <w:t>whose influence goes beyond water level control</w:t>
        </w:r>
      </w:ins>
      <w:ins w:id="82" w:author="Ian McCullough" w:date="2022-02-23T20:54:00Z">
        <w:r w:rsidRPr="00F30538">
          <w:rPr>
            <w:rFonts w:ascii="Times New Roman" w:eastAsia="Times New Roman" w:hAnsi="Times New Roman" w:cs="Times New Roman"/>
            <w:sz w:val="24"/>
            <w:szCs w:val="24"/>
          </w:rPr>
          <w:t>). Smaller waterbodies &lt; 4 ha could not be reliably classified, but are less likely to be reservoirs (Polus et al. 2021).</w:t>
        </w:r>
      </w:ins>
    </w:p>
    <w:p w14:paraId="657CB080" w14:textId="77777777" w:rsidR="00523288" w:rsidRDefault="00523288">
      <w:pPr>
        <w:spacing w:line="480" w:lineRule="auto"/>
        <w:rPr>
          <w:rFonts w:ascii="Times New Roman" w:eastAsia="Times New Roman" w:hAnsi="Times New Roman" w:cs="Times New Roman"/>
          <w:sz w:val="24"/>
          <w:szCs w:val="24"/>
        </w:rPr>
      </w:pPr>
    </w:p>
    <w:p w14:paraId="7B8C162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Analysis of protected networks, network lakes, and hub lakes</w:t>
      </w:r>
    </w:p>
    <w:p w14:paraId="483AFFCE" w14:textId="75751382" w:rsidR="00523288" w:rsidRDefault="00925D81">
      <w:pPr>
        <w:spacing w:line="480" w:lineRule="auto"/>
        <w:ind w:firstLine="720"/>
        <w:rPr>
          <w:rFonts w:ascii="Times New Roman" w:eastAsia="Times New Roman" w:hAnsi="Times New Roman" w:cs="Times New Roman"/>
          <w:sz w:val="24"/>
          <w:szCs w:val="24"/>
        </w:rPr>
      </w:pPr>
      <w:ins w:id="83" w:author="Ian McCullough" w:date="2022-02-14T20:56:00Z">
        <w:r w:rsidRPr="00F30538">
          <w:rPr>
            <w:rFonts w:ascii="Times New Roman" w:eastAsia="Times New Roman" w:hAnsi="Times New Roman" w:cs="Times New Roman"/>
            <w:bCs/>
            <w:sz w:val="24"/>
            <w:szCs w:val="24"/>
          </w:rPr>
          <w:t>Because protected areas are usually established for terrestrial ecosystems, d</w:t>
        </w:r>
      </w:ins>
      <w:del w:id="84" w:author="Ian McCullough" w:date="2022-02-14T20:56:00Z">
        <w:r w:rsidRPr="00F30538">
          <w:rPr>
            <w:rFonts w:ascii="Times New Roman" w:eastAsia="Times New Roman" w:hAnsi="Times New Roman" w:cs="Times New Roman"/>
            <w:bCs/>
            <w:sz w:val="24"/>
            <w:szCs w:val="24"/>
          </w:rPr>
          <w:delText>D</w:delText>
        </w:r>
      </w:del>
      <w:r w:rsidRPr="00F30538">
        <w:rPr>
          <w:rFonts w:ascii="Times New Roman" w:eastAsia="Times New Roman" w:hAnsi="Times New Roman" w:cs="Times New Roman"/>
          <w:bCs/>
          <w:sz w:val="24"/>
          <w:szCs w:val="24"/>
        </w:rPr>
        <w:t>efi</w:t>
      </w:r>
      <w:r>
        <w:rPr>
          <w:rFonts w:ascii="Times New Roman" w:eastAsia="Times New Roman" w:hAnsi="Times New Roman" w:cs="Times New Roman"/>
          <w:sz w:val="24"/>
          <w:szCs w:val="24"/>
        </w:rPr>
        <w:t xml:space="preserve">ning protected freshwater ecosystems depends on different levels of </w:t>
      </w:r>
      <w:ins w:id="85" w:author="Ian McCullough" w:date="2022-02-14T20:56:00Z">
        <w:r>
          <w:rPr>
            <w:rFonts w:ascii="Times New Roman" w:eastAsia="Times New Roman" w:hAnsi="Times New Roman" w:cs="Times New Roman"/>
            <w:sz w:val="24"/>
            <w:szCs w:val="24"/>
          </w:rPr>
          <w:t>land</w:t>
        </w:r>
      </w:ins>
      <w:ins w:id="86" w:author="Melanie" w:date="2022-03-04T15:25:00Z">
        <w:r w:rsidR="004E19FE">
          <w:rPr>
            <w:rFonts w:ascii="Times New Roman" w:eastAsia="Times New Roman" w:hAnsi="Times New Roman" w:cs="Times New Roman"/>
            <w:sz w:val="24"/>
            <w:szCs w:val="24"/>
          </w:rPr>
          <w:t xml:space="preserve"> </w:t>
        </w:r>
      </w:ins>
      <w:del w:id="87" w:author="Ian McCullough" w:date="2022-02-14T20:56:00Z">
        <w:r>
          <w:rPr>
            <w:rFonts w:ascii="Times New Roman" w:eastAsia="Times New Roman" w:hAnsi="Times New Roman" w:cs="Times New Roman"/>
            <w:sz w:val="24"/>
            <w:szCs w:val="24"/>
          </w:rPr>
          <w:delText xml:space="preserve">legal </w:delText>
        </w:r>
      </w:del>
      <w:r>
        <w:rPr>
          <w:rFonts w:ascii="Times New Roman" w:eastAsia="Times New Roman" w:hAnsi="Times New Roman" w:cs="Times New Roman"/>
          <w:sz w:val="24"/>
          <w:szCs w:val="24"/>
        </w:rPr>
        <w:t>protection</w:t>
      </w:r>
      <w:ins w:id="88" w:author="Ian McCullough" w:date="2022-02-14T20:53:00Z">
        <w:r>
          <w:rPr>
            <w:rFonts w:ascii="Times New Roman" w:eastAsia="Times New Roman" w:hAnsi="Times New Roman" w:cs="Times New Roman"/>
            <w:sz w:val="24"/>
            <w:szCs w:val="24"/>
          </w:rPr>
          <w:t xml:space="preserve"> and what constitutes freshwater ecosystem protection (i.e., waterbody itself or waterbody and its watershed)</w:t>
        </w:r>
      </w:ins>
      <w:r>
        <w:rPr>
          <w:rFonts w:ascii="Times New Roman" w:eastAsia="Times New Roman" w:hAnsi="Times New Roman" w:cs="Times New Roman"/>
          <w:sz w:val="24"/>
          <w:szCs w:val="24"/>
        </w:rPr>
        <w:t>. Therefore, we considered both strict (i.e., managed for biodiversity; Gap Analysis Program (GAP) status 1-2) and multi-use (i.e., managed for both biodiversity and natural resource extraction; GAP status 1-3) protection (Fig 2c) in the US Protected Areas Database v2.0 (US Geological Survey 2018). We also considered protection based on lakes occurring within protected areas (i.e., based on lake centers) and on at least 80% of lake watersheds occurring within protected areas given the importance of watersheds for maintaining freshwater habitats (</w:t>
      </w:r>
      <w:proofErr w:type="spellStart"/>
      <w:r>
        <w:rPr>
          <w:rFonts w:ascii="Times New Roman" w:eastAsia="Times New Roman" w:hAnsi="Times New Roman" w:cs="Times New Roman"/>
          <w:sz w:val="24"/>
          <w:szCs w:val="24"/>
        </w:rPr>
        <w:t>sensu</w:t>
      </w:r>
      <w:proofErr w:type="spellEnd"/>
      <w:r>
        <w:rPr>
          <w:rFonts w:ascii="Times New Roman" w:eastAsia="Times New Roman" w:hAnsi="Times New Roman" w:cs="Times New Roman"/>
          <w:sz w:val="24"/>
          <w:szCs w:val="24"/>
        </w:rPr>
        <w:t xml:space="preserve"> McCullough et al. 2019b). Under these different definitions of protection, the narrowest is based on strict 80% watershed protection, whereas the loosest is based on lake centers occurring </w:t>
      </w:r>
      <w:r>
        <w:rPr>
          <w:rFonts w:ascii="Times New Roman" w:eastAsia="Times New Roman" w:hAnsi="Times New Roman" w:cs="Times New Roman"/>
          <w:sz w:val="24"/>
          <w:szCs w:val="24"/>
        </w:rPr>
        <w:lastRenderedPageBreak/>
        <w:t>within either strict or multi-use protected areas. Watersheds were based on LAGOS-US-LOCUS v1.0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et al. 2021, Smith et al. 2021). Using these definitions, we calculated the percentage of lakes in each network currently protected. Similarly, we analyzed current protection of hub lakes using these same definitions and compared protection of hub lakes to protection of all network lakes. We also compared natural log-transformed network connectivity scores to proportions of networks protected under all definitions of protection using Pearson’s correlation coefficients. Finally, we analyzed protection status of whole networks, network lakes, and hub lakes with respect to the 17% Aichi target both nationally and by NARS ecoregions.</w:t>
      </w:r>
    </w:p>
    <w:p w14:paraId="1A7464AB"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data, metadata, and R analysis scripts are currently available at </w:t>
      </w:r>
      <w:hyperlink r:id="rId10">
        <w:r>
          <w:rPr>
            <w:rFonts w:ascii="Times New Roman" w:eastAsia="Times New Roman" w:hAnsi="Times New Roman" w:cs="Times New Roman"/>
            <w:color w:val="1155CC"/>
            <w:sz w:val="24"/>
            <w:szCs w:val="24"/>
            <w:u w:val="single"/>
          </w:rPr>
          <w:t>https://github.com/cont-limno/TripleC</w:t>
        </w:r>
      </w:hyperlink>
      <w:r>
        <w:rPr>
          <w:rFonts w:ascii="Times New Roman" w:eastAsia="Times New Roman" w:hAnsi="Times New Roman" w:cs="Times New Roman"/>
          <w:sz w:val="24"/>
          <w:szCs w:val="24"/>
        </w:rPr>
        <w:t>. We used R version 4.0.4 for analyses (R Core Team 2021). Upon publication, this repository will be permanently archived in a publicly accessible online location and cited in our methods.</w:t>
      </w:r>
    </w:p>
    <w:p w14:paraId="7E46BDFF" w14:textId="77777777" w:rsidR="00523288" w:rsidRDefault="00523288">
      <w:pPr>
        <w:spacing w:line="480" w:lineRule="auto"/>
        <w:rPr>
          <w:rFonts w:ascii="Times New Roman" w:eastAsia="Times New Roman" w:hAnsi="Times New Roman" w:cs="Times New Roman"/>
          <w:sz w:val="24"/>
          <w:szCs w:val="24"/>
        </w:rPr>
      </w:pPr>
    </w:p>
    <w:p w14:paraId="7AF3E395"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796EC662"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Freshwater network characteristics</w:t>
      </w:r>
    </w:p>
    <w:p w14:paraId="29BD962A" w14:textId="1F646054"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898 freshwater networks across the conterminous US, most were relatively small (medians of 3 lakes, 5.6 km N-S stream distance, and 1 dam). In contrast, larger networks were relatively rare: just 10.0% and 7.6% of networks contained at least 50 lakes or spanned at least 100 km of N-S stream distance, respectively. The Mississippi River network contained 37.9% of all network lakes (32811 lakes) and 51.2% of all network dams (24986 dams). Larger networks also tended to have more dams: number of dams was positively correlated with number of lakes and N-S stream distance across all networks (Pearson’s r = 0.94 and 0.74, respectively, p &lt; 0.001) (excluding the Mississippi River network). Aside from dams, larger networks were also </w:t>
      </w:r>
      <w:r>
        <w:rPr>
          <w:rFonts w:ascii="Times New Roman" w:eastAsia="Times New Roman" w:hAnsi="Times New Roman" w:cs="Times New Roman"/>
          <w:sz w:val="24"/>
          <w:szCs w:val="24"/>
        </w:rPr>
        <w:lastRenderedPageBreak/>
        <w:t>generally more susceptible to fragmentation: 32.8% of network lakes were articulation points in networks with &gt; 3 lakes, whereas this value was 18.5% across all networks (</w:t>
      </w:r>
      <w:ins w:id="89" w:author="immccull@gmail.com" w:date="2022-03-23T11:23: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 xml:space="preserve">Table S1). Similarly, maximum N-S stream connectivity within networks was also susceptible to fragmentation with a median of 1 network cut necessary to undermine the full latitudinal breadth of all networks, as well as those with &gt; 3 lakes. Freshwater network statistics across NARS ecoregions are reported in </w:t>
      </w:r>
      <w:ins w:id="90" w:author="immccull@gmail.com" w:date="2022-03-23T11:23: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 xml:space="preserve">Table S1. In summary and as expected, our analysis of freshwater networks across the conterminous US indicates that most networks are relatively small and that larger networks generally have more dams and are structurally more susceptible to habitat fragmentation. In other words, the large networks potentially able to represent regional freshwater corridor networks are relatively few in number, heavily dammed, and particularly prone to habitat fragmentation. </w:t>
      </w:r>
    </w:p>
    <w:p w14:paraId="693686C6" w14:textId="77777777" w:rsidR="00523288" w:rsidRDefault="00523288">
      <w:pPr>
        <w:spacing w:line="480" w:lineRule="auto"/>
        <w:rPr>
          <w:rFonts w:ascii="Times New Roman" w:eastAsia="Times New Roman" w:hAnsi="Times New Roman" w:cs="Times New Roman"/>
          <w:sz w:val="24"/>
          <w:szCs w:val="24"/>
        </w:rPr>
      </w:pPr>
    </w:p>
    <w:p w14:paraId="6BDD38A3"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Hub lakes: distribution and characteristics</w:t>
      </w:r>
    </w:p>
    <w:p w14:paraId="20D2B5D6" w14:textId="30072D3C" w:rsidR="00523288" w:rsidRPr="00F3053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identified 2080 hub lakes across the conterminous US, representing 2.4% of network lakes (</w:t>
      </w:r>
      <w:ins w:id="91" w:author="immccull@gmail.com" w:date="2022-03-23T11:23: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 xml:space="preserve">Table S1, Figure 4a). This percentage varied marginally across most ecoregions, but was just 0.1% in the Northern Plains (NPL) ecoregion and 1.5 - 3.6% across all other ecoregions. Across NARS ecoregions, abundance of hub lakes was positively correlated with abundance of networks (Pearson’s r = 0.79, p = 0.01). Hubs were generally most abundant in the 3 ecoregions with the most networks (Central Plains (CPL): 528 hubs, Northern Appalachians (NAP): 451 hubs, Upper Midwest (UMW): 260 hubs). Ecoregions with fewer networks were generally dominated by the Mississippi River network and also had generally fewer hubs (NPL: 28 </w:t>
      </w:r>
      <w:r w:rsidRPr="00F30538">
        <w:rPr>
          <w:rFonts w:ascii="Times New Roman" w:eastAsia="Times New Roman" w:hAnsi="Times New Roman" w:cs="Times New Roman"/>
          <w:sz w:val="24"/>
          <w:szCs w:val="24"/>
        </w:rPr>
        <w:t xml:space="preserve">networks/5 hubs, Southern Appalachians (SAP): 10 networks/295 hubs, Southern Plains (SPL): 8 networks/103 hubs, Temperate Plains (TPL): 58 networks/190 hubs). In </w:t>
      </w:r>
      <w:r w:rsidRPr="00F30538">
        <w:rPr>
          <w:rFonts w:ascii="Times New Roman" w:eastAsia="Times New Roman" w:hAnsi="Times New Roman" w:cs="Times New Roman"/>
          <w:sz w:val="24"/>
          <w:szCs w:val="24"/>
        </w:rPr>
        <w:lastRenderedPageBreak/>
        <w:t>the western US, which is mostly outside the Mississippi River network, the Western Mountains (WMT) and Xeric (XER) ecoregions had 169 and 79 hubs, respectively. Overall, hub lakes were found throughout the conterminous US, but were generally more abundant in regions with more freshwater networks, consistent with our expectations.</w:t>
      </w:r>
    </w:p>
    <w:p w14:paraId="4E968684" w14:textId="0899B1BD" w:rsidR="00523288" w:rsidRPr="00F30538" w:rsidRDefault="00925D81">
      <w:pPr>
        <w:spacing w:line="480" w:lineRule="auto"/>
        <w:ind w:firstLine="720"/>
        <w:rPr>
          <w:rFonts w:ascii="Times New Roman" w:eastAsia="Times New Roman" w:hAnsi="Times New Roman" w:cs="Times New Roman"/>
          <w:sz w:val="24"/>
          <w:szCs w:val="24"/>
        </w:rPr>
      </w:pPr>
      <w:r w:rsidRPr="00F30538">
        <w:rPr>
          <w:rFonts w:ascii="Times New Roman" w:eastAsia="Gungsuh" w:hAnsi="Times New Roman" w:cs="Times New Roman"/>
          <w:sz w:val="24"/>
          <w:szCs w:val="24"/>
        </w:rPr>
        <w:t xml:space="preserve">Of all 2080 hub lakes, 1616 (77.7%) ≥ 4 ha could be classified as either reservoirs or natural lakes, of which 1168 (72.3%) were reservoirs and 448 (27.7%) were natural lakes. Therefore, hub lakes were considerably more likely to be reservoirs than the general population of lakes; 43.5% of 137465 lakes in the conterminous US ≥ 4 ha are classified as reservoirs. Of the 246 networks with hub lakes, just 27 networks (11.0%) had no dams. We found that 357 (21.5%) and 6 (0.4%) hub lakes (excluding the Mississippi network) had one dam or multiple dams directly on the lake, respectively. Additionally, even if a dam was not directly on a hub lake, there were 0 - 301 dams upstream and 1 - 18 dams downstream from hub lakes within the network, respectively. Hub lake surface area was a median of 15.4 ha (min = 1.0 ha; max = 107534.6 ha; </w:t>
      </w:r>
      <w:ins w:id="92" w:author="immccull@gmail.com" w:date="2022-03-23T11:24:00Z">
        <w:r w:rsidR="00EE5C5E">
          <w:rPr>
            <w:rFonts w:ascii="Times New Roman" w:eastAsia="Times New Roman" w:hAnsi="Times New Roman" w:cs="Times New Roman"/>
            <w:sz w:val="24"/>
            <w:szCs w:val="24"/>
          </w:rPr>
          <w:t xml:space="preserve">Appendix S1: </w:t>
        </w:r>
      </w:ins>
      <w:r w:rsidRPr="00F30538">
        <w:rPr>
          <w:rFonts w:ascii="Times New Roman" w:eastAsia="Gungsuh" w:hAnsi="Times New Roman" w:cs="Times New Roman"/>
          <w:sz w:val="24"/>
          <w:szCs w:val="24"/>
        </w:rPr>
        <w:t>Figure S3) compared with a median surface area of 4.0 ha (min = 1.0 ha; max = 129612.0 ha) for all network lakes.</w:t>
      </w:r>
    </w:p>
    <w:p w14:paraId="7FB3637F" w14:textId="77777777" w:rsidR="00523288" w:rsidRDefault="00523288">
      <w:pPr>
        <w:spacing w:line="480" w:lineRule="auto"/>
        <w:ind w:firstLine="720"/>
        <w:rPr>
          <w:rFonts w:ascii="Times New Roman" w:eastAsia="Times New Roman" w:hAnsi="Times New Roman" w:cs="Times New Roman"/>
          <w:sz w:val="24"/>
          <w:szCs w:val="24"/>
        </w:rPr>
      </w:pPr>
    </w:p>
    <w:p w14:paraId="1FFCEE6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Network connectivity scores</w:t>
      </w:r>
    </w:p>
    <w:p w14:paraId="4552DB94" w14:textId="6463FEF9"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Network connectivity scores followed a left-skewed distribution (Figure 4a, b, </w:t>
      </w:r>
      <w:ins w:id="93" w:author="immccull@gmail.com" w:date="2022-03-23T11:25:00Z">
        <w:r w:rsidR="00EE5C5E">
          <w:rPr>
            <w:rFonts w:ascii="Times New Roman" w:eastAsia="Times New Roman" w:hAnsi="Times New Roman" w:cs="Times New Roman"/>
            <w:sz w:val="24"/>
            <w:szCs w:val="24"/>
          </w:rPr>
          <w:t xml:space="preserve">Appendix S1: </w:t>
        </w:r>
        <w:r w:rsidR="00EE5C5E">
          <w:rPr>
            <w:rFonts w:ascii="Times New Roman" w:eastAsia="Times New Roman" w:hAnsi="Times New Roman" w:cs="Times New Roman"/>
            <w:sz w:val="24"/>
            <w:szCs w:val="24"/>
          </w:rPr>
          <w:t xml:space="preserve">Figure </w:t>
        </w:r>
      </w:ins>
      <w:r>
        <w:rPr>
          <w:rFonts w:ascii="Times New Roman" w:eastAsia="Times New Roman" w:hAnsi="Times New Roman" w:cs="Times New Roman"/>
          <w:sz w:val="24"/>
          <w:szCs w:val="24"/>
        </w:rPr>
        <w:t xml:space="preserve">S2). Of the 385 assessed networks with &gt; 4 lakes (excluding the Mississippi River network), 286 (67.5%) received scores &lt; 2 (low), 112 (29.1%) received scores between 2 and 4 (medium), and 13 (3.4%) received scores &gt; 4 (high). </w:t>
      </w:r>
      <w:ins w:id="94" w:author="Ian McCullough" w:date="2022-02-24T00:21:00Z">
        <w:r>
          <w:rPr>
            <w:rFonts w:ascii="Times New Roman" w:eastAsia="Times New Roman" w:hAnsi="Times New Roman" w:cs="Times New Roman"/>
            <w:sz w:val="24"/>
            <w:szCs w:val="24"/>
          </w:rPr>
          <w:t>Cutoffs for low, medium, and high scores were determined by visual inspection of the score distribution (</w:t>
        </w:r>
      </w:ins>
      <w:ins w:id="95" w:author="immccull@gmail.com" w:date="2022-03-23T11:24:00Z">
        <w:r w:rsidR="00EE5C5E">
          <w:rPr>
            <w:rFonts w:ascii="Times New Roman" w:eastAsia="Times New Roman" w:hAnsi="Times New Roman" w:cs="Times New Roman"/>
            <w:sz w:val="24"/>
            <w:szCs w:val="24"/>
          </w:rPr>
          <w:t xml:space="preserve">Appendix S1: </w:t>
        </w:r>
      </w:ins>
      <w:ins w:id="96" w:author="Ian McCullough" w:date="2022-02-24T00:21:00Z">
        <w:r>
          <w:rPr>
            <w:rFonts w:ascii="Times New Roman" w:eastAsia="Times New Roman" w:hAnsi="Times New Roman" w:cs="Times New Roman"/>
            <w:sz w:val="24"/>
            <w:szCs w:val="24"/>
          </w:rPr>
          <w:t xml:space="preserve">Figure S2). </w:t>
        </w:r>
      </w:ins>
      <w:r>
        <w:rPr>
          <w:rFonts w:ascii="Times New Roman" w:eastAsia="Times New Roman" w:hAnsi="Times New Roman" w:cs="Times New Roman"/>
          <w:sz w:val="24"/>
          <w:szCs w:val="24"/>
        </w:rPr>
        <w:t xml:space="preserve">In general, networks received high, medium, and low scores throughout the conterminous US, but </w:t>
      </w:r>
      <w:r>
        <w:rPr>
          <w:rFonts w:ascii="Times New Roman" w:eastAsia="Times New Roman" w:hAnsi="Times New Roman" w:cs="Times New Roman"/>
          <w:sz w:val="24"/>
          <w:szCs w:val="24"/>
        </w:rPr>
        <w:lastRenderedPageBreak/>
        <w:t xml:space="preserve">greater concentrations of high-scoring networks were found in the western US (Figure 4a, b). Of the 13 networks with high scores, there were 3 in the WMT ecoregion, 2 each in the CPL, SAP, SPL, and XER ecoregions, and 1 each in the NAP and UMW ecoregions (Table 2). The 3 highest-scoring networks were the Colorado River (WMT), Rio Grande (SPL), and Columbia River (WMT) networks. The NPL and TPL ecoregions had no high-scoring networks. Connectivity scores and network characteristics for all 385 scored networks are provided in </w:t>
      </w:r>
      <w:ins w:id="97" w:author="immccull@gmail.com" w:date="2022-03-23T11:25:00Z">
        <w:r w:rsidR="00EE5C5E">
          <w:rPr>
            <w:rFonts w:ascii="Times New Roman" w:eastAsia="Times New Roman" w:hAnsi="Times New Roman" w:cs="Times New Roman"/>
            <w:sz w:val="24"/>
            <w:szCs w:val="24"/>
          </w:rPr>
          <w:t>our open data repository</w:t>
        </w:r>
      </w:ins>
      <w:del w:id="98" w:author="immccull@gmail.com" w:date="2022-03-23T11:25:00Z">
        <w:r w:rsidDel="00EE5C5E">
          <w:rPr>
            <w:rFonts w:ascii="Times New Roman" w:eastAsia="Times New Roman" w:hAnsi="Times New Roman" w:cs="Times New Roman"/>
            <w:sz w:val="24"/>
            <w:szCs w:val="24"/>
          </w:rPr>
          <w:delText>Table S2</w:delText>
        </w:r>
      </w:del>
      <w:r>
        <w:rPr>
          <w:rFonts w:ascii="Times New Roman" w:eastAsia="Times New Roman" w:hAnsi="Times New Roman" w:cs="Times New Roman"/>
          <w:sz w:val="24"/>
          <w:szCs w:val="24"/>
        </w:rPr>
        <w:t>.</w:t>
      </w:r>
    </w:p>
    <w:p w14:paraId="16BEA7C4"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High-scoring networks were generally larger and contained more lakes and dams (Table</w:t>
      </w:r>
      <w:del w:id="99" w:author="immccull@gmail.com" w:date="2022-03-23T11:25:00Z">
        <w:r w:rsidDel="00EE5C5E">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2</w:t>
      </w:r>
      <w:del w:id="100" w:author="immccull@gmail.com" w:date="2022-03-23T11:25:00Z">
        <w:r w:rsidDel="00EE5C5E">
          <w:rPr>
            <w:rFonts w:ascii="Times New Roman" w:eastAsia="Times New Roman" w:hAnsi="Times New Roman" w:cs="Times New Roman"/>
            <w:sz w:val="24"/>
            <w:szCs w:val="24"/>
          </w:rPr>
          <w:delText>, S2</w:delText>
        </w:r>
      </w:del>
      <w:r>
        <w:rPr>
          <w:rFonts w:ascii="Times New Roman" w:eastAsia="Times New Roman" w:hAnsi="Times New Roman" w:cs="Times New Roman"/>
          <w:sz w:val="24"/>
          <w:szCs w:val="24"/>
        </w:rPr>
        <w:t xml:space="preserve">). The 13 highest-scoring networks spanned 29.3 - 1330.3 km stream distance N-S (median = 498.6 km) and had 15 - 3241 lakes (median = 1303 lakes) and 0 - 1760 dams (median = 454 dams). Conversely, low- to medium-scoring networks ranged 0.9 - 553.9 km of stream distance N-S (median = 22.4 km) and had 5 - 2604 lakes (median = 13 lakes) and 0 - 1612 dams (median = 4 dams). Similarly, dam rate ranged 0.0 - 88.6% (median = 47.1%) across high-scoring networks and ranged 0.0 - 269.2% (median = 33.3%) across low- to medium-scoring networks. Dam rate was 100% or greater (i.e., at least as many dams as lakes) in 21 (5.5%) of scored networks. Just 66 (17.1%) of scored networks contained no dams, but these networks were relatively small in terms of lakes (5 - 64 lakes; median = 6 lakes) and N - S stream distance (0.9 - 186.4 km; median = 7.2 km). Finally, high-scoring networks had 0 - 72 hub lakes (median = 24) and low- to medium-scoring networks had 0 - 46 hub lakes (median = 1). </w:t>
      </w:r>
    </w:p>
    <w:p w14:paraId="2B36CC5E" w14:textId="77777777" w:rsidR="00523288" w:rsidRDefault="00523288">
      <w:pPr>
        <w:spacing w:line="480" w:lineRule="auto"/>
        <w:ind w:firstLine="720"/>
        <w:rPr>
          <w:rFonts w:ascii="Times New Roman" w:eastAsia="Times New Roman" w:hAnsi="Times New Roman" w:cs="Times New Roman"/>
          <w:sz w:val="24"/>
          <w:szCs w:val="24"/>
        </w:rPr>
      </w:pPr>
    </w:p>
    <w:p w14:paraId="704AF488"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Protection of freshwater networks, network lakes, and hub lakes</w:t>
      </w:r>
    </w:p>
    <w:p w14:paraId="06940311" w14:textId="147F515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Whole freshwater networks are poorly protected across the conterminous US (Tables 3, </w:t>
      </w:r>
      <w:ins w:id="101" w:author="immccull@gmail.com" w:date="2022-03-23T11:26:00Z">
        <w:r w:rsidR="00EE5C5E">
          <w:rPr>
            <w:rFonts w:ascii="Times New Roman" w:eastAsia="Times New Roman" w:hAnsi="Times New Roman" w:cs="Times New Roman"/>
            <w:sz w:val="24"/>
            <w:szCs w:val="24"/>
          </w:rPr>
          <w:t xml:space="preserve">Appendix S1: Table </w:t>
        </w:r>
      </w:ins>
      <w:r>
        <w:rPr>
          <w:rFonts w:ascii="Times New Roman" w:eastAsia="Times New Roman" w:hAnsi="Times New Roman" w:cs="Times New Roman"/>
          <w:sz w:val="24"/>
          <w:szCs w:val="24"/>
        </w:rPr>
        <w:t>S</w:t>
      </w:r>
      <w:ins w:id="102" w:author="immccull@gmail.com" w:date="2022-03-23T11:26:00Z">
        <w:r w:rsidR="00EE5C5E">
          <w:rPr>
            <w:rFonts w:ascii="Times New Roman" w:eastAsia="Times New Roman" w:hAnsi="Times New Roman" w:cs="Times New Roman"/>
            <w:sz w:val="24"/>
            <w:szCs w:val="24"/>
          </w:rPr>
          <w:t>2</w:t>
        </w:r>
      </w:ins>
      <w:del w:id="103" w:author="immccull@gmail.com" w:date="2022-03-23T11:26:00Z">
        <w:r w:rsidDel="00EE5C5E">
          <w:rPr>
            <w:rFonts w:ascii="Times New Roman" w:eastAsia="Times New Roman" w:hAnsi="Times New Roman" w:cs="Times New Roman"/>
            <w:sz w:val="24"/>
            <w:szCs w:val="24"/>
          </w:rPr>
          <w:delText>3</w:delText>
        </w:r>
      </w:del>
      <w:r>
        <w:rPr>
          <w:rFonts w:ascii="Times New Roman" w:eastAsia="Times New Roman" w:hAnsi="Times New Roman" w:cs="Times New Roman"/>
          <w:sz w:val="24"/>
          <w:szCs w:val="24"/>
        </w:rPr>
        <w:t xml:space="preserve">, Figure 5). Median network protection was 0.0% across all networks, </w:t>
      </w:r>
      <w:r>
        <w:rPr>
          <w:rFonts w:ascii="Times New Roman" w:eastAsia="Times New Roman" w:hAnsi="Times New Roman" w:cs="Times New Roman"/>
          <w:sz w:val="24"/>
          <w:szCs w:val="24"/>
        </w:rPr>
        <w:lastRenderedPageBreak/>
        <w:t>except under the loosest definition of protection (14.4%; strict + multi-use, lake center protection) (Figure 5a, c). Fully protected networks were relatively rare and varied across definitions of protection (28 - 122 networks; 3.1 - 13.6% of networks). Under the narrowest and loosest definitions of protection, the WMT (10.1%, 22.0%), CPL (3.3%, 19.8%), and XER (2.3%, 22.1%) ecoregions had the highest rates of full network protection, respectively, and the SAP and SPL ecoregions had no fully protected networks based on any definition of protection. Approximately 13.4 - 47.6% of networks had at least 17% of their lakes protected from the narrowest to loosest definitions of protection, respectively. Across all ecoregions, the CPL ecoregion had the highest number of networks meeting the 17% Aichi target based on lake center protection, whereas the UMW, WMT, and XER ecoregions had the highest, most consistent percentage of networks meeting the 17% Aichi target across all definitions of protection. The SAP and SPL ecoregions consistently had the fewest networks meeting the 17% Aichi target across definitions of protection. The Mississippi River network, approximately 10 times larger than the next-largest network in terms of number of lakes, was 4.3 - 15.1% protected across all definitions of protection. Additionally, network connectivity scores (natural log-transformed) were not correlated with the percent of network protection under all definitions of protection (absolute Pearson’s r &lt; 0.1, p = 0.21 - 0.72). Overall, although whole network protection varied widely across ecoregions and definitions of protection, most networks were poorly protected as a whole and there is little association between freshwater connectivity and protection. As expected, however, protection rates of whole networks were generally greater in the western US.</w:t>
      </w:r>
    </w:p>
    <w:p w14:paraId="774647D0" w14:textId="5C73BAEA"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Across all network lakes, protection varied from 8.2 - 18.4% from the narrowest to loosest definition of protection (</w:t>
      </w:r>
      <w:ins w:id="104" w:author="immccull@gmail.com" w:date="2022-03-23T11:26: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Table S</w:t>
      </w:r>
      <w:del w:id="105" w:author="immccull@gmail.com" w:date="2022-03-23T11:27:00Z">
        <w:r w:rsidDel="00EE5C5E">
          <w:rPr>
            <w:rFonts w:ascii="Times New Roman" w:eastAsia="Times New Roman" w:hAnsi="Times New Roman" w:cs="Times New Roman"/>
            <w:sz w:val="24"/>
            <w:szCs w:val="24"/>
          </w:rPr>
          <w:delText>4</w:delText>
        </w:r>
      </w:del>
      <w:ins w:id="106" w:author="immccull@gmail.com" w:date="2022-03-23T11:26:00Z">
        <w:r w:rsidR="00EE5C5E">
          <w:rPr>
            <w:rFonts w:ascii="Times New Roman" w:eastAsia="Times New Roman" w:hAnsi="Times New Roman" w:cs="Times New Roman"/>
            <w:sz w:val="24"/>
            <w:szCs w:val="24"/>
          </w:rPr>
          <w:t>3</w:t>
        </w:r>
      </w:ins>
      <w:del w:id="107" w:author="immccull@gmail.com" w:date="2022-03-23T11:26:00Z">
        <w:r w:rsidDel="00EE5C5E">
          <w:rPr>
            <w:rFonts w:ascii="Times New Roman" w:eastAsia="Times New Roman" w:hAnsi="Times New Roman" w:cs="Times New Roman"/>
            <w:sz w:val="24"/>
            <w:szCs w:val="24"/>
          </w:rPr>
          <w:delText>)</w:delText>
        </w:r>
      </w:del>
      <w:r>
        <w:rPr>
          <w:rFonts w:ascii="Times New Roman" w:eastAsia="Times New Roman" w:hAnsi="Times New Roman" w:cs="Times New Roman"/>
          <w:sz w:val="24"/>
          <w:szCs w:val="24"/>
        </w:rPr>
        <w:t xml:space="preserve">. Therefore, lake protection in the conterminous US only narrowly met the 17% Aichi target under a generous definition of </w:t>
      </w:r>
      <w:r>
        <w:rPr>
          <w:rFonts w:ascii="Times New Roman" w:eastAsia="Times New Roman" w:hAnsi="Times New Roman" w:cs="Times New Roman"/>
          <w:sz w:val="24"/>
          <w:szCs w:val="24"/>
        </w:rPr>
        <w:lastRenderedPageBreak/>
        <w:t xml:space="preserve">protection. Network lake protection varied across ecoregions from a low of 0.8% in the SAP and TPL ecoregions to highs of 55.6% in the NPL and 61.4% in WMT ecoregions under the narrowest and loosest definitions of protection, respectively. The WMT and NPL ecoregions were the only ecoregions that met the 17% Aichi target across all definitions of protection. In contrast, The CPL, NAP, SAP, SPL, TPL, and XER ecoregions did not meet the 17% Aichi target under any definition of protection and were often near or below 5% protection. The UMW ecoregion met the 17% Aichi target only when considering both strict and multi-use protected areas. </w:t>
      </w:r>
    </w:p>
    <w:p w14:paraId="5E3DEFF2" w14:textId="5F63BFBA"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Of the 2080 hub lakes in the conterminous US, 118 (5.7%) and 413 (19.8%) were protected under the narrowest and loosest definitions of protection, respectively, similar to protection levels of all network lakes (Figure 5b, d, </w:t>
      </w:r>
      <w:ins w:id="108" w:author="immccull@gmail.com" w:date="2022-03-23T11:26: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Table S</w:t>
      </w:r>
      <w:ins w:id="109" w:author="immccull@gmail.com" w:date="2022-03-23T11:26:00Z">
        <w:r w:rsidR="00EE5C5E">
          <w:rPr>
            <w:rFonts w:ascii="Times New Roman" w:eastAsia="Times New Roman" w:hAnsi="Times New Roman" w:cs="Times New Roman"/>
            <w:sz w:val="24"/>
            <w:szCs w:val="24"/>
          </w:rPr>
          <w:t>3</w:t>
        </w:r>
      </w:ins>
      <w:del w:id="110" w:author="immccull@gmail.com" w:date="2022-03-23T11:26:00Z">
        <w:r w:rsidDel="00EE5C5E">
          <w:rPr>
            <w:rFonts w:ascii="Times New Roman" w:eastAsia="Times New Roman" w:hAnsi="Times New Roman" w:cs="Times New Roman"/>
            <w:sz w:val="24"/>
            <w:szCs w:val="24"/>
          </w:rPr>
          <w:delText>4</w:delText>
        </w:r>
      </w:del>
      <w:r>
        <w:rPr>
          <w:rFonts w:ascii="Times New Roman" w:eastAsia="Times New Roman" w:hAnsi="Times New Roman" w:cs="Times New Roman"/>
          <w:sz w:val="24"/>
          <w:szCs w:val="24"/>
        </w:rPr>
        <w:t xml:space="preserve">). Therefore, the 17% Aichi target was only met for hub lakes under the loosest definition of protection. Across ecoregions, the WMT (36.1%), UMW (8.8%), and TPL (3.2%) ecoregions had the highest rates of hub lake protection under the narrowest definition of protection, whereas the WMT (68.0%), UMW (30.0%), and XER (31.6%) ecoregions had the highest rates of hub lake protection under the loosest definition of protection. These results were broadly consistent with our expectation of greater hub lake protection in the western US. The WMT ecoregion actually had a slightly higher hub lake protection rate under strict + multi-use 80% watershed protection (69.8%) than lake center protection, indicating that a few hubs themselves were not protected, but their watersheds largely were. Notably, the NPL ecoregion had only 5 hub lakes, one of which was protected based on both strict and multi-use lake center protection. </w:t>
      </w:r>
    </w:p>
    <w:p w14:paraId="092AFAA6" w14:textId="77777777" w:rsidR="00523288" w:rsidRDefault="00523288">
      <w:pPr>
        <w:spacing w:line="480" w:lineRule="auto"/>
        <w:ind w:firstLine="720"/>
        <w:rPr>
          <w:rFonts w:ascii="Times New Roman" w:eastAsia="Times New Roman" w:hAnsi="Times New Roman" w:cs="Times New Roman"/>
          <w:sz w:val="24"/>
          <w:szCs w:val="24"/>
        </w:rPr>
      </w:pPr>
    </w:p>
    <w:p w14:paraId="50DE5CB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7D97AAF9"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Freshwater connectivity and dams </w:t>
      </w:r>
    </w:p>
    <w:p w14:paraId="3E871223" w14:textId="5658DEB0"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We found that the networks with the highest structural connectivity scores tended to be geographically expansive (median = 498.6 km north-south), but with higher dam rates (median = 47.1%). Presumably, dams represent human-made barriers within freshwater corridor networks. Aside from the 12 of 13 networks with high connectivity scores despite dams, the 66 smaller, undammed networks (median = 7.2 km N-S stream distance) provide relatively unimpeded localized corridor networks for organisms and species to move throughout networks. Importantly, many undammed networks were found along the West, East, and Great Lakes Coasts (</w:t>
      </w:r>
      <w:ins w:id="111" w:author="immccull@gmail.com" w:date="2022-03-23T11:24: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Figure S1). These networks are important for many species, particularly diadromous fishes that use both fresh and saltwater for different life stages, and potamodromous fishes that use both the Great Lakes and inland waters for various life stages (</w:t>
      </w:r>
      <w:proofErr w:type="spellStart"/>
      <w:r>
        <w:rPr>
          <w:rFonts w:ascii="Times New Roman" w:eastAsia="Times New Roman" w:hAnsi="Times New Roman" w:cs="Times New Roman"/>
          <w:sz w:val="24"/>
          <w:szCs w:val="24"/>
        </w:rPr>
        <w:t>D’Amelio</w:t>
      </w:r>
      <w:proofErr w:type="spellEnd"/>
      <w:r>
        <w:rPr>
          <w:rFonts w:ascii="Times New Roman" w:eastAsia="Times New Roman" w:hAnsi="Times New Roman" w:cs="Times New Roman"/>
          <w:sz w:val="24"/>
          <w:szCs w:val="24"/>
        </w:rPr>
        <w:t xml:space="preserve"> et al. 2008, Hall et al. 2011). Nonetheless, our broad-scale analysis suggests that the largest freshwater corridor networks in the conterminous US generally contain abundant dams and may therefore limit functional connectivity, particularly for long-distance migrations and species range shifts under climate change.</w:t>
      </w:r>
    </w:p>
    <w:p w14:paraId="5ECF8FF8" w14:textId="11BF3B23" w:rsidR="00523288" w:rsidRDefault="00925D81">
      <w:pPr>
        <w:spacing w:line="480" w:lineRule="auto"/>
        <w:ind w:firstLine="720"/>
        <w:rPr>
          <w:rFonts w:ascii="Times New Roman" w:eastAsia="Times New Roman" w:hAnsi="Times New Roman" w:cs="Times New Roman"/>
          <w:sz w:val="24"/>
          <w:szCs w:val="24"/>
        </w:rPr>
      </w:pPr>
      <w:ins w:id="112" w:author="Ian McCullough" w:date="2022-02-24T17:44:00Z">
        <w:r>
          <w:rPr>
            <w:rFonts w:ascii="Times New Roman" w:eastAsia="Times New Roman" w:hAnsi="Times New Roman" w:cs="Times New Roman"/>
            <w:sz w:val="24"/>
            <w:szCs w:val="24"/>
          </w:rPr>
          <w:t>Our analysis of freshwater network structure and network hubs indicates not only which networks are highly impacted, but also those most likely to benefit from restoration, particularly by focusing on hubs.</w:t>
        </w:r>
      </w:ins>
      <w:del w:id="113" w:author="Ian McCullough" w:date="2022-02-24T17:44:00Z">
        <w:r>
          <w:rPr>
            <w:rFonts w:ascii="Times New Roman" w:eastAsia="Times New Roman" w:hAnsi="Times New Roman" w:cs="Times New Roman"/>
            <w:sz w:val="24"/>
            <w:szCs w:val="24"/>
          </w:rPr>
          <w:delText>Another important component of maintaining open freshwater corridor networks is maintaining hubs.</w:delText>
        </w:r>
      </w:del>
      <w:r>
        <w:rPr>
          <w:rFonts w:ascii="Times New Roman" w:eastAsia="Times New Roman" w:hAnsi="Times New Roman" w:cs="Times New Roman"/>
          <w:sz w:val="24"/>
          <w:szCs w:val="24"/>
        </w:rPr>
        <w:t xml:space="preserve"> Our finding that most hub lakes were reservoirs (72.3%) is not surprising, as reservoirs tend to fall on large rivers and are therefore likely central in freshwater networks. This suggests that connectivity within many networks may be considerably compromised due to the location of dams on or near hub lakes</w:t>
      </w:r>
      <w:ins w:id="114" w:author="Ian McCullough" w:date="2022-02-14T20:43:00Z">
        <w:r>
          <w:rPr>
            <w:rFonts w:ascii="Times New Roman" w:eastAsia="Times New Roman" w:hAnsi="Times New Roman" w:cs="Times New Roman"/>
            <w:sz w:val="24"/>
            <w:szCs w:val="24"/>
          </w:rPr>
          <w:t>, likely due to a combination of altered hydrology and water chemistry, elevated water temperatures, and/or invasive species</w:t>
        </w:r>
      </w:ins>
      <w:del w:id="115" w:author="Ian McCullough" w:date="2022-02-14T20:47:00Z">
        <w:r>
          <w:rPr>
            <w:rFonts w:ascii="Times New Roman" w:eastAsia="Times New Roman" w:hAnsi="Times New Roman" w:cs="Times New Roman"/>
            <w:sz w:val="24"/>
            <w:szCs w:val="24"/>
          </w:rPr>
          <w:delText xml:space="preserve">. </w:delText>
        </w:r>
        <w:r>
          <w:rPr>
            <w:rFonts w:ascii="Times New Roman" w:eastAsia="Times New Roman" w:hAnsi="Times New Roman" w:cs="Times New Roman"/>
            <w:sz w:val="24"/>
            <w:szCs w:val="24"/>
          </w:rPr>
          <w:lastRenderedPageBreak/>
          <w:delText>Likewise, the 27 hub lakes currently within undammed networks may be of high conservation value for maintaining connectivity (Figure S1). Conversely, dams can facilitate biological invasions within networks by altering habitat</w:delText>
        </w:r>
      </w:del>
      <w:r>
        <w:rPr>
          <w:rFonts w:ascii="Times New Roman" w:eastAsia="Times New Roman" w:hAnsi="Times New Roman" w:cs="Times New Roman"/>
          <w:sz w:val="24"/>
          <w:szCs w:val="24"/>
        </w:rPr>
        <w:t xml:space="preserve"> (Johnson et al. 2008)</w:t>
      </w:r>
      <w:del w:id="116" w:author="Ian McCullough" w:date="2022-02-24T17:48:00Z">
        <w:r>
          <w:rPr>
            <w:rFonts w:ascii="Times New Roman" w:eastAsia="Times New Roman" w:hAnsi="Times New Roman" w:cs="Times New Roman"/>
            <w:sz w:val="24"/>
            <w:szCs w:val="24"/>
          </w:rPr>
          <w:delText>, which is an important consideration when reservoirs are central nodes in many networks</w:delText>
        </w:r>
      </w:del>
      <w:r>
        <w:rPr>
          <w:rFonts w:ascii="Times New Roman" w:eastAsia="Times New Roman" w:hAnsi="Times New Roman" w:cs="Times New Roman"/>
          <w:sz w:val="24"/>
          <w:szCs w:val="24"/>
        </w:rPr>
        <w:t xml:space="preserve">. </w:t>
      </w:r>
      <w:ins w:id="117" w:author="Ian McCullough" w:date="2022-02-24T16:27:00Z">
        <w:r>
          <w:rPr>
            <w:rFonts w:ascii="Times New Roman" w:eastAsia="Times New Roman" w:hAnsi="Times New Roman" w:cs="Times New Roman"/>
            <w:sz w:val="24"/>
            <w:szCs w:val="24"/>
          </w:rPr>
          <w:t xml:space="preserve">Therefore, regular monitoring at and near these centralized hubs can assist in early detection of invasive species and mitigation of further degradation of freshwater networks. </w:t>
        </w:r>
      </w:ins>
      <w:r>
        <w:rPr>
          <w:rFonts w:ascii="Times New Roman" w:eastAsia="Times New Roman" w:hAnsi="Times New Roman" w:cs="Times New Roman"/>
          <w:sz w:val="24"/>
          <w:szCs w:val="24"/>
        </w:rPr>
        <w:t>Although outright removal of large reservoir dams is often societally challenging or unfeasible, connectivity mitigation measures (e.g., fish ladders, lifts) or dam modifications to enhance natural flow regimes at or near hubs could help restore some functionality in freshwater corridor networks (</w:t>
      </w:r>
      <w:proofErr w:type="spellStart"/>
      <w:r>
        <w:rPr>
          <w:rFonts w:ascii="Times New Roman" w:eastAsia="Times New Roman" w:hAnsi="Times New Roman" w:cs="Times New Roman"/>
          <w:sz w:val="24"/>
          <w:szCs w:val="24"/>
        </w:rPr>
        <w:t>Renöfält</w:t>
      </w:r>
      <w:proofErr w:type="spellEnd"/>
      <w:r>
        <w:rPr>
          <w:rFonts w:ascii="Times New Roman" w:eastAsia="Times New Roman" w:hAnsi="Times New Roman" w:cs="Times New Roman"/>
          <w:sz w:val="24"/>
          <w:szCs w:val="24"/>
        </w:rPr>
        <w:t xml:space="preserve"> et al. 2009, Muir &amp; Williams 2012, McKay et al. 2013).</w:t>
      </w:r>
      <w:ins w:id="118" w:author="Ian McCullough" w:date="2022-02-14T20:48:00Z">
        <w:r>
          <w:rPr>
            <w:rFonts w:ascii="Times New Roman" w:eastAsia="Times New Roman" w:hAnsi="Times New Roman" w:cs="Times New Roman"/>
            <w:sz w:val="24"/>
            <w:szCs w:val="24"/>
          </w:rPr>
          <w:t xml:space="preserve"> Similarly, our identification of network hub lakes indicates where additional impoundments would most likely further reduce connectivity, especially for natural lakes whose natural hydrology is more intact compared to reservoirs. Conversely, the 27 hub lakes currently within undammed networks may be of particularly high conservation value for maintaining connectivity (</w:t>
        </w:r>
      </w:ins>
      <w:ins w:id="119" w:author="immccull@gmail.com" w:date="2022-03-23T11:24:00Z">
        <w:r w:rsidR="00EE5C5E">
          <w:rPr>
            <w:rFonts w:ascii="Times New Roman" w:eastAsia="Times New Roman" w:hAnsi="Times New Roman" w:cs="Times New Roman"/>
            <w:sz w:val="24"/>
            <w:szCs w:val="24"/>
          </w:rPr>
          <w:t xml:space="preserve">Appendix S1: </w:t>
        </w:r>
      </w:ins>
      <w:ins w:id="120" w:author="Ian McCullough" w:date="2022-02-14T20:48:00Z">
        <w:r>
          <w:rPr>
            <w:rFonts w:ascii="Times New Roman" w:eastAsia="Times New Roman" w:hAnsi="Times New Roman" w:cs="Times New Roman"/>
            <w:sz w:val="24"/>
            <w:szCs w:val="24"/>
          </w:rPr>
          <w:t>Figure S1).</w:t>
        </w:r>
      </w:ins>
    </w:p>
    <w:p w14:paraId="5BD31354" w14:textId="77777777" w:rsidR="00523288" w:rsidRDefault="00523288">
      <w:pPr>
        <w:spacing w:line="480" w:lineRule="auto"/>
        <w:rPr>
          <w:rFonts w:ascii="Times New Roman" w:eastAsia="Times New Roman" w:hAnsi="Times New Roman" w:cs="Times New Roman"/>
          <w:b/>
          <w:sz w:val="24"/>
          <w:szCs w:val="24"/>
        </w:rPr>
      </w:pPr>
    </w:p>
    <w:p w14:paraId="4B996F7B"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Graph theory applications for freshwater conservation</w:t>
      </w:r>
    </w:p>
    <w:p w14:paraId="5856A616" w14:textId="77777777" w:rsidR="00523288" w:rsidRDefault="00925D81">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Graph theory has previously been applied toward conservation in river networks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et al. 2011,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&amp; Lowe 2019), including to predict current and future species’ ranges (</w:t>
      </w:r>
      <w:proofErr w:type="spellStart"/>
      <w:r>
        <w:rPr>
          <w:rFonts w:ascii="Times New Roman" w:eastAsia="Times New Roman" w:hAnsi="Times New Roman" w:cs="Times New Roman"/>
          <w:sz w:val="24"/>
          <w:szCs w:val="24"/>
        </w:rPr>
        <w:t>Chaput-Bardy</w:t>
      </w:r>
      <w:proofErr w:type="spellEnd"/>
      <w:r>
        <w:rPr>
          <w:rFonts w:ascii="Times New Roman" w:eastAsia="Times New Roman" w:hAnsi="Times New Roman" w:cs="Times New Roman"/>
          <w:sz w:val="24"/>
          <w:szCs w:val="24"/>
        </w:rPr>
        <w:t xml:space="preserve"> et al. 2017), but few studies have applied a similar framework to lakes (Saunders et al. 2016). Thus, our integration of both lake and stream variables in quantifying overall freshwater network connectivity represents a novel, coarse-filter approach to identifying potential freshwater corridor networks across multiple regions of the conterminous US. This repeatable </w:t>
      </w:r>
      <w:r>
        <w:rPr>
          <w:rFonts w:ascii="Times New Roman" w:eastAsia="Times New Roman" w:hAnsi="Times New Roman" w:cs="Times New Roman"/>
          <w:sz w:val="24"/>
          <w:szCs w:val="24"/>
        </w:rPr>
        <w:lastRenderedPageBreak/>
        <w:t xml:space="preserve">approach leverages publicly available data and can be adjusted to accommodate specific taxa of interest or new or different connectivity variables at different spatial or temporal scales. </w:t>
      </w:r>
    </w:p>
    <w:p w14:paraId="0F2E831F" w14:textId="6C5F309D"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A way in which our work advances graph theory applications for freshwater ecology and conservation is through the use of hubs, which in our case were major lake nodes that disproportionately influenced freshwater network structure. The concept of hubs in freshwater ecology (</w:t>
      </w:r>
      <w:proofErr w:type="spellStart"/>
      <w:r>
        <w:rPr>
          <w:rFonts w:ascii="Times New Roman" w:eastAsia="Times New Roman" w:hAnsi="Times New Roman" w:cs="Times New Roman"/>
          <w:sz w:val="24"/>
          <w:szCs w:val="24"/>
        </w:rPr>
        <w:t>Muirhead</w:t>
      </w:r>
      <w:proofErr w:type="spellEnd"/>
      <w:r>
        <w:rPr>
          <w:rFonts w:ascii="Times New Roman" w:eastAsia="Times New Roman" w:hAnsi="Times New Roman" w:cs="Times New Roman"/>
          <w:sz w:val="24"/>
          <w:szCs w:val="24"/>
        </w:rPr>
        <w:t xml:space="preserve"> and MacIsaac 2005, Bishop-Taylor et al. 2015) or general landscape ecology (Minor &amp; Urban 2008) as highly connected nodes is not new, but our characterization using multiple axes of lake-stream network analysis allows for a unified definition across all freshwater networks in the conterminous US and could be similarly applied elsewhere. Critical nodes, conceptually similar to hubs, have been previously identified for river networks, but without consideration of lakes (</w:t>
      </w:r>
      <w:proofErr w:type="spellStart"/>
      <w:r>
        <w:rPr>
          <w:rFonts w:ascii="Times New Roman" w:eastAsia="Times New Roman" w:hAnsi="Times New Roman" w:cs="Times New Roman"/>
          <w:sz w:val="24"/>
          <w:szCs w:val="24"/>
        </w:rPr>
        <w:t>Sarker</w:t>
      </w:r>
      <w:proofErr w:type="spellEnd"/>
      <w:r>
        <w:rPr>
          <w:rFonts w:ascii="Times New Roman" w:eastAsia="Times New Roman" w:hAnsi="Times New Roman" w:cs="Times New Roman"/>
          <w:sz w:val="24"/>
          <w:szCs w:val="24"/>
        </w:rPr>
        <w:t xml:space="preserve"> et al. 2019). Analogous efforts to identify important nodes have a longer history for terrestrial landscapes (e.g., Estrada &amp;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2008,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&amp; Rubio 2010), which have also often included ecological attributes of nodes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Torné</w:t>
      </w:r>
      <w:proofErr w:type="spellEnd"/>
      <w:r>
        <w:rPr>
          <w:rFonts w:ascii="Times New Roman" w:eastAsia="Times New Roman" w:hAnsi="Times New Roman" w:cs="Times New Roman"/>
          <w:sz w:val="24"/>
          <w:szCs w:val="24"/>
        </w:rPr>
        <w:t xml:space="preserve"> 2009) unlike our species-neutral hub identification. “Stepping stone” characterization has been previously quantified using betweenness centrality (Zetterberg et al. 2010) and articulation points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et al. 1997), and our usage of total </w:t>
      </w:r>
      <w:ins w:id="121" w:author="immccull@gmail.com" w:date="2022-03-22T14:48:00Z">
        <w:r w:rsidR="005D42A8">
          <w:rPr>
            <w:rFonts w:ascii="Times New Roman" w:eastAsia="Times New Roman" w:hAnsi="Times New Roman" w:cs="Times New Roman"/>
            <w:sz w:val="24"/>
            <w:szCs w:val="24"/>
          </w:rPr>
          <w:t>vertex</w:t>
        </w:r>
      </w:ins>
      <w:del w:id="122" w:author="immccull@gmail.com" w:date="2022-03-22T14:48:00Z">
        <w:r w:rsidDel="005D42A8">
          <w:rPr>
            <w:rFonts w:ascii="Times New Roman" w:eastAsia="Times New Roman" w:hAnsi="Times New Roman" w:cs="Times New Roman"/>
            <w:sz w:val="24"/>
            <w:szCs w:val="24"/>
          </w:rPr>
          <w:delText>node</w:delText>
        </w:r>
      </w:del>
      <w:r>
        <w:rPr>
          <w:rFonts w:ascii="Times New Roman" w:eastAsia="Times New Roman" w:hAnsi="Times New Roman" w:cs="Times New Roman"/>
          <w:sz w:val="24"/>
          <w:szCs w:val="24"/>
        </w:rPr>
        <w:t xml:space="preserve"> strength is an extension of using the degree of a node with the added</w:t>
      </w:r>
      <w:del w:id="123" w:author="immccull@gmail.com" w:date="2022-03-22T14:48:00Z">
        <w:r w:rsidDel="005D42A8">
          <w:rPr>
            <w:rFonts w:ascii="Times New Roman" w:eastAsia="Times New Roman" w:hAnsi="Times New Roman" w:cs="Times New Roman"/>
            <w:sz w:val="24"/>
            <w:szCs w:val="24"/>
          </w:rPr>
          <w:delText xml:space="preserve"> information</w:delText>
        </w:r>
      </w:del>
      <w:r>
        <w:rPr>
          <w:rFonts w:ascii="Times New Roman" w:eastAsia="Times New Roman" w:hAnsi="Times New Roman" w:cs="Times New Roman"/>
          <w:sz w:val="24"/>
          <w:szCs w:val="24"/>
        </w:rPr>
        <w:t xml:space="preserve"> </w:t>
      </w:r>
      <w:ins w:id="124" w:author="immccull@gmail.com" w:date="2022-03-22T14:48:00Z">
        <w:r w:rsidR="005D42A8">
          <w:rPr>
            <w:rFonts w:ascii="Times New Roman" w:eastAsia="Times New Roman" w:hAnsi="Times New Roman" w:cs="Times New Roman"/>
            <w:sz w:val="24"/>
            <w:szCs w:val="24"/>
          </w:rPr>
          <w:t xml:space="preserve">weight </w:t>
        </w:r>
      </w:ins>
      <w:r>
        <w:rPr>
          <w:rFonts w:ascii="Times New Roman" w:eastAsia="Times New Roman" w:hAnsi="Times New Roman" w:cs="Times New Roman"/>
          <w:sz w:val="24"/>
          <w:szCs w:val="24"/>
        </w:rPr>
        <w:t>of the distance of those connections. Thus, our multi-metric approach to identifying lakes within a network that are potentially more important for maintaining corridor networks across large expanses extends past research and can help prioritize individual locations for conservation, particularly when whole-network conservation is impractical.</w:t>
      </w:r>
      <w:ins w:id="125" w:author="Ian McCullough" w:date="2022-02-14T20:39:00Z">
        <w:r>
          <w:rPr>
            <w:rFonts w:ascii="Times New Roman" w:eastAsia="Times New Roman" w:hAnsi="Times New Roman" w:cs="Times New Roman"/>
            <w:sz w:val="24"/>
            <w:szCs w:val="24"/>
          </w:rPr>
          <w:t xml:space="preserve"> Finally, although previous studies on patterns of freshwater biodiversity in relation to hub lakes and small ponds have only been conducted at landscape to regional scales, our </w:t>
        </w:r>
        <w:r>
          <w:rPr>
            <w:rFonts w:ascii="Times New Roman" w:eastAsia="Times New Roman" w:hAnsi="Times New Roman" w:cs="Times New Roman"/>
            <w:sz w:val="24"/>
            <w:szCs w:val="24"/>
          </w:rPr>
          <w:lastRenderedPageBreak/>
          <w:t xml:space="preserve">flexible, continental-scale approach and dataset opens the door for broader-scale studies of freshwater biodiversity and connectivity. </w:t>
        </w:r>
      </w:ins>
    </w:p>
    <w:p w14:paraId="0668E9AC" w14:textId="77777777" w:rsidR="00523288" w:rsidRDefault="00523288">
      <w:pPr>
        <w:spacing w:line="480" w:lineRule="auto"/>
        <w:rPr>
          <w:rFonts w:ascii="Times New Roman" w:eastAsia="Times New Roman" w:hAnsi="Times New Roman" w:cs="Times New Roman"/>
          <w:b/>
          <w:sz w:val="24"/>
          <w:szCs w:val="24"/>
        </w:rPr>
      </w:pPr>
    </w:p>
    <w:p w14:paraId="01D921D0"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Implications for conservation planning under climate change</w:t>
      </w:r>
    </w:p>
    <w:p w14:paraId="01F2D021" w14:textId="77777777" w:rsidR="00523288" w:rsidRDefault="00925D81">
      <w:pPr>
        <w:spacing w:line="480" w:lineRule="auto"/>
        <w:rPr>
          <w:ins w:id="126" w:author="Ian McCullough" w:date="2022-02-24T00:55:00Z"/>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Whereas all freshwater corridor networks can potentially play important roles in supporting the resilience of biodiversity under climate change, many such networks in the conterminous US are relatively small, contain many dams, and are susceptible to fragmentation. The relatively small number of large corridor networks, which are likely the only networks capable of supporting regional-scale migrations or species range shifts under climate change, generally are even more heavily dammed and structurally prone to fragmentation. Moreover, most freshwater corridor networks are currently poorly protected, not only falling short of the 17% Aichi target under most types of protection, but particularly so in regions with high freshwater biodiversity (i.e., southern, central, and eastern US). These findings indicate that considerable conservation effort may be required to facilitate important phenomena such as gene flow, migrations, and range shifts for freshwater biodiversity in the conterminous US. </w:t>
      </w:r>
      <w:ins w:id="127" w:author="Ian McCullough" w:date="2022-02-24T00:55:00Z">
        <w:r>
          <w:rPr>
            <w:rFonts w:ascii="Times New Roman" w:eastAsia="Times New Roman" w:hAnsi="Times New Roman" w:cs="Times New Roman"/>
            <w:sz w:val="24"/>
            <w:szCs w:val="24"/>
          </w:rPr>
          <w:t xml:space="preserve">Moreover, water level fluctuations further threaten network connectivity as societal demands for water increase and droughts intensify under climate change, especially in the western US. Therefore, even “protected” waterbodies are not immune to changing hydrology owing to upstream water withdrawals or climate change. </w:t>
        </w:r>
      </w:ins>
    </w:p>
    <w:p w14:paraId="5B2731DE" w14:textId="77777777" w:rsidR="00523288" w:rsidRDefault="00925D81">
      <w:pPr>
        <w:spacing w:line="480" w:lineRule="auto"/>
        <w:ind w:firstLine="720"/>
        <w:rPr>
          <w:rFonts w:ascii="Times New Roman" w:eastAsia="Times New Roman" w:hAnsi="Times New Roman" w:cs="Times New Roman"/>
          <w:sz w:val="24"/>
          <w:szCs w:val="24"/>
        </w:rPr>
        <w:pPrChange w:id="128" w:author="Ian McCullough" w:date="2022-02-24T01:09:00Z">
          <w:pPr>
            <w:spacing w:line="480" w:lineRule="auto"/>
          </w:pPr>
        </w:pPrChange>
      </w:pPr>
      <w:r>
        <w:rPr>
          <w:rFonts w:ascii="Times New Roman" w:eastAsia="Times New Roman" w:hAnsi="Times New Roman" w:cs="Times New Roman"/>
          <w:sz w:val="24"/>
          <w:szCs w:val="24"/>
        </w:rPr>
        <w:t xml:space="preserve">Given limited or unpredictable resources for conservation, prioritizing the monitoring and protection of network hubs could represent a relatively efficient strategy for maintaining freshwater corridor networks, but our analysis shows that current protection levels of hub lakes are not only similar to all network lakes in general, but are also relatively low (19.9%; only </w:t>
      </w:r>
      <w:r>
        <w:rPr>
          <w:rFonts w:ascii="Times New Roman" w:eastAsia="Times New Roman" w:hAnsi="Times New Roman" w:cs="Times New Roman"/>
          <w:sz w:val="24"/>
          <w:szCs w:val="24"/>
        </w:rPr>
        <w:lastRenderedPageBreak/>
        <w:t xml:space="preserve">meeting the 17% Aichi target under combined strict and multi-use, non-watershed protection). </w:t>
      </w:r>
      <w:del w:id="129" w:author="Ian McCullough" w:date="2022-02-24T17:40:00Z">
        <w:r>
          <w:rPr>
            <w:rFonts w:ascii="Times New Roman" w:eastAsia="Times New Roman" w:hAnsi="Times New Roman" w:cs="Times New Roman"/>
            <w:sz w:val="24"/>
            <w:szCs w:val="24"/>
          </w:rPr>
          <w:delText>Managers might consider prioritizing hub ecosystems for future conservation given that maintaining these lakes would help promote network functionality.</w:delText>
        </w:r>
      </w:del>
      <w:r>
        <w:rPr>
          <w:rFonts w:ascii="Times New Roman" w:eastAsia="Times New Roman" w:hAnsi="Times New Roman" w:cs="Times New Roman"/>
          <w:sz w:val="24"/>
          <w:szCs w:val="24"/>
        </w:rPr>
        <w:t xml:space="preserve"> </w:t>
      </w:r>
      <w:ins w:id="130" w:author="Ian McCullough" w:date="2022-02-14T21:05:00Z">
        <w:r>
          <w:rPr>
            <w:rFonts w:ascii="Times New Roman" w:eastAsia="Times New Roman" w:hAnsi="Times New Roman" w:cs="Times New Roman"/>
            <w:sz w:val="24"/>
            <w:szCs w:val="24"/>
          </w:rPr>
          <w:t>Nonetheless, our finding that hub lakes are predominantly reservoirs, indicates that the “well-connected” conservation objective within Aichi Target 11 is difficult to achieve when many network hubs are likely highly impacted in terms of hydrology, water temperature, water quality, and invasive species. All of these stressors are expected to worsen under climate change. As such, successful hub ecosystem conservation efforts might help restore and maintain network connectivity by striving to mitigate these negative consequences of impoundments, particularly given the general lack of representation of waterbodies and their watersheds in protected areas. Although connectivity broadly benefits biodiversity under climate change, it is important to consider that in the freshwater realm, this generally means connectivity associated with more natural hydrologic regimes.</w:t>
        </w:r>
      </w:ins>
      <w:del w:id="131" w:author="Ian McCullough" w:date="2022-02-14T21:05:00Z">
        <w:r>
          <w:rPr>
            <w:rFonts w:ascii="Times New Roman" w:eastAsia="Times New Roman" w:hAnsi="Times New Roman" w:cs="Times New Roman"/>
            <w:sz w:val="24"/>
            <w:szCs w:val="24"/>
          </w:rPr>
          <w:delText>,</w:delText>
        </w:r>
      </w:del>
      <w:del w:id="132" w:author="Ian McCullough" w:date="2022-02-24T16:34:00Z">
        <w:r>
          <w:rPr>
            <w:rFonts w:ascii="Times New Roman" w:eastAsia="Times New Roman" w:hAnsi="Times New Roman" w:cs="Times New Roman"/>
            <w:sz w:val="24"/>
            <w:szCs w:val="24"/>
          </w:rPr>
          <w:delText xml:space="preserve"> regular monitoring of network hubs may assist in water quality maintenance and early detection of aquatic invasive species within networks.</w:delText>
        </w:r>
      </w:del>
    </w:p>
    <w:p w14:paraId="09B1051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2020 assessment of progress toward the 17% Aichi conservation target for fresh waters identified current gaps in ecological representation and connectivity globally. Our analysis reinforces the notion that current US protected areas do not contain an ecologically representative portfolio of fresh waters (Jenkins et al. 2015, McCullough et al. 2019b), but also shows that considerable work is still needed to promote and improve protection of freshwater connectivity. Under a changing climate, ensuring functional connectivity for freshwater biodiversity is a key priority. Across the 13 high-scoring freshwater networks, 4 networks met the 17% Aichi target across all definitions of protection, 6 networks did not meet the target under any definition of protection, whereas results were mixed for the remaining 3 networks. This </w:t>
      </w:r>
      <w:r>
        <w:rPr>
          <w:rFonts w:ascii="Times New Roman" w:eastAsia="Times New Roman" w:hAnsi="Times New Roman" w:cs="Times New Roman"/>
          <w:sz w:val="24"/>
          <w:szCs w:val="24"/>
        </w:rPr>
        <w:lastRenderedPageBreak/>
        <w:t xml:space="preserve">generally reflects the concentration of large protected areas in the western US. For example, the Savannah-Santee, Suwannee River, and James River networks in the eastern US (ranked #7, 9 and 11 nationally by connectivity score, respectively; Figure 4a, b) are 0.0 - 5.2% protected across all definitions of protection (Table 2). In contrast, the 3 highest-scoring networks in the WMT ecoregion (Colorado River, Columbia River, and San Francisco Bay networks, ranked #1, 2, and 4, respectively) were 32.5 - 72.6% protected across all definitions of protection. These findings not only reinforce the previously identified national-scale mismatches between protected areas and freshwater biodiversity (Jenkins et al. 2015), but also indicate regional mismatches between protected areas and freshwater connectivity in the southern, central, and eastern US (Fig 3). On the positive side, however, overlap between freshwater biodiversity and several large freshwater corridor networks in these regions suggests that efforts to maintain or enhance these corridor networks could help support populations and the resilience of regional freshwater biodiversity to climate change (e.g., facilitate seasonal migrations and range shifts). Moreover, conservation prioritization of hub lakes may be disproportionately more beneficial and cost-effective for conservation under climate change as generalized percent network protection targets (17% or otherwise) given their large effects on network intactness. </w:t>
      </w:r>
    </w:p>
    <w:p w14:paraId="671DD1D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We envision our data, concepts of freshwater corridor networks and hubs, and analytical approach making foundational contributions to future conservation efforts, including fully data-driven systematic conservation planning or more participatory structured decision-making involving managers and stakeholders. Our use of basic computational techniques (i.e., PCA) and public data at scales of both individual lakes and whole lake-stream networks creates flexibility for future studies to integrate other relevant datasets at different spatial and temporal scales or to tailor their approaches to species, taxa, or functional groups of interest. </w:t>
      </w:r>
      <w:ins w:id="133" w:author="Ian McCullough" w:date="2022-02-14T20:05:00Z">
        <w:r>
          <w:rPr>
            <w:rFonts w:ascii="Times New Roman" w:eastAsia="Times New Roman" w:hAnsi="Times New Roman" w:cs="Times New Roman"/>
            <w:sz w:val="24"/>
            <w:szCs w:val="24"/>
          </w:rPr>
          <w:t xml:space="preserve">For example, the average </w:t>
        </w:r>
        <w:r>
          <w:rPr>
            <w:rFonts w:ascii="Times New Roman" w:eastAsia="Times New Roman" w:hAnsi="Times New Roman" w:cs="Times New Roman"/>
            <w:sz w:val="24"/>
            <w:szCs w:val="24"/>
          </w:rPr>
          <w:lastRenderedPageBreak/>
          <w:t xml:space="preserve">lake distance variable (Table 1) could be parameterized to identify lakes or networks that are more accessible for dispersal-limited species or particularly vulnerable to rapid spread of invasive species. </w:t>
        </w:r>
      </w:ins>
      <w:r>
        <w:rPr>
          <w:rFonts w:ascii="Times New Roman" w:eastAsia="Times New Roman" w:hAnsi="Times New Roman" w:cs="Times New Roman"/>
          <w:sz w:val="24"/>
          <w:szCs w:val="24"/>
        </w:rPr>
        <w:t>Our coarse-filter approach targeting generalized structural connectivity in a climate change context is only one example of many potential applications. For example, studies interested in restoring anadromous fish migrations could integrate a similar structural connectivity scoring approach with more localized data on features such as waterfalls and culverts to identify networks most likely to benefit from interventions to enhance connectivity. Additionally, studies interested in maintaining access to permanent waterbodies in dry climates could integrate structural connectivity data with seasonal hydrology or other habitat data (e.g., lake or stream depth). Moreover, there is potential to analyze the joint freshwater-terrestrial conservation benefits of freshwater corridor networks, given that riparian areas often represent terrestrial corridor networks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et al. 2018) and regulate water temperature, chemistry, and physical habitat characteristics (Johnson and </w:t>
      </w:r>
      <w:proofErr w:type="spellStart"/>
      <w:r>
        <w:rPr>
          <w:rFonts w:ascii="Times New Roman" w:eastAsia="Times New Roman" w:hAnsi="Times New Roman" w:cs="Times New Roman"/>
          <w:sz w:val="24"/>
          <w:szCs w:val="24"/>
        </w:rPr>
        <w:t>Almlof</w:t>
      </w:r>
      <w:proofErr w:type="spellEnd"/>
      <w:r>
        <w:rPr>
          <w:rFonts w:ascii="Times New Roman" w:eastAsia="Times New Roman" w:hAnsi="Times New Roman" w:cs="Times New Roman"/>
          <w:sz w:val="24"/>
          <w:szCs w:val="24"/>
        </w:rPr>
        <w:t xml:space="preserve"> 2016). Although such efforts are beyond the scope of this current study, our study and approach demonstrate the potential for future connectivity studies to help advance conservation planning under climate change, particularly for freshwater biodiversity and ecosystems. </w:t>
      </w:r>
    </w:p>
    <w:p w14:paraId="7E084107" w14:textId="77777777" w:rsidR="00523288" w:rsidRDefault="00523288">
      <w:pPr>
        <w:spacing w:line="480" w:lineRule="auto"/>
        <w:rPr>
          <w:rFonts w:ascii="Times New Roman" w:eastAsia="Times New Roman" w:hAnsi="Times New Roman" w:cs="Times New Roman"/>
          <w:sz w:val="24"/>
          <w:szCs w:val="24"/>
        </w:rPr>
      </w:pPr>
    </w:p>
    <w:p w14:paraId="1DB3A986" w14:textId="77777777" w:rsidR="00523288" w:rsidRDefault="00925D81">
      <w:pPr>
        <w:spacing w:before="240" w:after="24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Acknowledgments</w:t>
      </w:r>
    </w:p>
    <w:p w14:paraId="107B3673" w14:textId="77777777" w:rsidR="00523288" w:rsidRDefault="00925D81">
      <w:pPr>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Support for this research was provided by the US National Science Foundation Macrosystems Biology program (EF #1638679 and #1638539). IMM and KBSK conceived of the original study. PJH calculated hub lakes and additional connectivity metrics beyond those in LAGOS-US-NETWORKS. IMM conducted protection analyses and PJH and KBSK analyzed relationships among hubs, reservoirs, and dams. All authors conducted literature review and </w:t>
      </w:r>
      <w:r>
        <w:rPr>
          <w:rFonts w:ascii="Times New Roman" w:eastAsia="Times New Roman" w:hAnsi="Times New Roman" w:cs="Times New Roman"/>
          <w:sz w:val="24"/>
          <w:szCs w:val="24"/>
        </w:rPr>
        <w:lastRenderedPageBreak/>
        <w:t xml:space="preserve">exploratory data analyses and wrote portions of the paper. We thank K.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and 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for constructive comments at early stages of this project and 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for reviewing an early draft. We also thank N. Smith for processing protected area data. Any use of trade, firm, or product names is for descriptive purposes only and does not imply endorsement by the US Government.</w:t>
      </w:r>
    </w:p>
    <w:p w14:paraId="61E4992A" w14:textId="77777777" w:rsidR="00523288" w:rsidRDefault="00523288">
      <w:pPr>
        <w:spacing w:line="480" w:lineRule="auto"/>
        <w:rPr>
          <w:rFonts w:ascii="Times New Roman" w:eastAsia="Times New Roman" w:hAnsi="Times New Roman" w:cs="Times New Roman"/>
          <w:b/>
          <w:sz w:val="24"/>
          <w:szCs w:val="24"/>
        </w:rPr>
      </w:pPr>
    </w:p>
    <w:p w14:paraId="19D4D3BA"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Literature Cited</w:t>
      </w:r>
    </w:p>
    <w:p w14:paraId="14CB368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Abell, R. (2002). Conservation biology for the biodiversity crisis: a freshwater follow-up.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1435-1437.</w:t>
      </w:r>
    </w:p>
    <w:p w14:paraId="52F7961C" w14:textId="77777777" w:rsidR="00523288" w:rsidRDefault="00523288">
      <w:pPr>
        <w:spacing w:line="480" w:lineRule="auto"/>
        <w:rPr>
          <w:rFonts w:ascii="Times New Roman" w:eastAsia="Times New Roman" w:hAnsi="Times New Roman" w:cs="Times New Roman"/>
          <w:sz w:val="24"/>
          <w:szCs w:val="24"/>
        </w:rPr>
      </w:pPr>
    </w:p>
    <w:p w14:paraId="7F468B6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Abell, R., Allan, J. D., &amp; Lehner, B. (2007). Unlocking the potential of protected areas for freshwaters.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134, 48-63.</w:t>
      </w:r>
    </w:p>
    <w:p w14:paraId="5060044E"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Altermatt</w:t>
      </w:r>
      <w:proofErr w:type="spellEnd"/>
      <w:r>
        <w:rPr>
          <w:rFonts w:ascii="Times New Roman" w:eastAsia="Times New Roman" w:hAnsi="Times New Roman" w:cs="Times New Roman"/>
          <w:sz w:val="24"/>
          <w:szCs w:val="24"/>
        </w:rPr>
        <w:t xml:space="preserve">, F., &amp; </w:t>
      </w:r>
      <w:proofErr w:type="spellStart"/>
      <w:r>
        <w:rPr>
          <w:rFonts w:ascii="Times New Roman" w:eastAsia="Times New Roman" w:hAnsi="Times New Roman" w:cs="Times New Roman"/>
          <w:sz w:val="24"/>
          <w:szCs w:val="24"/>
        </w:rPr>
        <w:t>Fronhofer</w:t>
      </w:r>
      <w:proofErr w:type="spellEnd"/>
      <w:r>
        <w:rPr>
          <w:rFonts w:ascii="Times New Roman" w:eastAsia="Times New Roman" w:hAnsi="Times New Roman" w:cs="Times New Roman"/>
          <w:sz w:val="24"/>
          <w:szCs w:val="24"/>
        </w:rPr>
        <w:t xml:space="preserve">, E. A. (2018). Dispersal in dendritic networks: Ecological consequences on the spatial distribution of population densities.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63</w:t>
      </w:r>
      <w:r>
        <w:rPr>
          <w:rFonts w:ascii="Times New Roman" w:eastAsia="Times New Roman" w:hAnsi="Times New Roman" w:cs="Times New Roman"/>
          <w:sz w:val="24"/>
          <w:szCs w:val="24"/>
        </w:rPr>
        <w:t>(1), 22-32.</w:t>
      </w:r>
    </w:p>
    <w:p w14:paraId="0E91FC3B" w14:textId="77777777" w:rsidR="00523288" w:rsidRDefault="00523288">
      <w:pPr>
        <w:spacing w:line="480" w:lineRule="auto"/>
        <w:rPr>
          <w:rFonts w:ascii="Times New Roman" w:eastAsia="Times New Roman" w:hAnsi="Times New Roman" w:cs="Times New Roman"/>
          <w:sz w:val="24"/>
          <w:szCs w:val="24"/>
        </w:rPr>
      </w:pPr>
    </w:p>
    <w:p w14:paraId="1186196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Armstrong, J. B., Fullerton, A. H., Jordan, C. E., Ebersole, J. L., Bellmore, J. R., Arismendi, I., Penaluna, B. E. &amp; Reeves, G. H. (2021). The importance of warm habitat to the growth regime of cold-water fishes. </w:t>
      </w:r>
      <w:r>
        <w:rPr>
          <w:rFonts w:ascii="Times New Roman" w:eastAsia="Times New Roman" w:hAnsi="Times New Roman" w:cs="Times New Roman"/>
          <w:i/>
          <w:sz w:val="24"/>
          <w:szCs w:val="24"/>
        </w:rPr>
        <w:t>Nature Climate Change</w:t>
      </w:r>
      <w:r>
        <w:rPr>
          <w:rFonts w:ascii="Times New Roman" w:eastAsia="Times New Roman" w:hAnsi="Times New Roman" w:cs="Times New Roman"/>
          <w:sz w:val="24"/>
          <w:szCs w:val="24"/>
        </w:rPr>
        <w:t>, 11, 354-361.</w:t>
      </w:r>
    </w:p>
    <w:p w14:paraId="6088960C" w14:textId="77777777" w:rsidR="00523288" w:rsidRDefault="00523288">
      <w:pPr>
        <w:spacing w:line="480" w:lineRule="auto"/>
        <w:rPr>
          <w:ins w:id="134" w:author="Ian McCullough" w:date="2022-02-14T18:57:00Z"/>
          <w:rFonts w:ascii="Times New Roman" w:eastAsia="Times New Roman" w:hAnsi="Times New Roman" w:cs="Times New Roman"/>
          <w:sz w:val="24"/>
          <w:szCs w:val="24"/>
        </w:rPr>
      </w:pPr>
    </w:p>
    <w:p w14:paraId="72F13534" w14:textId="77777777" w:rsidR="00523288" w:rsidRDefault="00925D81">
      <w:pPr>
        <w:spacing w:line="480" w:lineRule="auto"/>
        <w:rPr>
          <w:ins w:id="135" w:author="Ian McCullough" w:date="2022-02-14T18:57:00Z"/>
          <w:rFonts w:ascii="Times New Roman" w:eastAsia="Times New Roman" w:hAnsi="Times New Roman" w:cs="Times New Roman"/>
          <w:sz w:val="24"/>
          <w:szCs w:val="24"/>
        </w:rPr>
      </w:pPr>
      <w:ins w:id="136" w:author="Ian McCullough" w:date="2022-02-14T18:57:00Z">
        <w:r>
          <w:rPr>
            <w:rFonts w:ascii="Times New Roman" w:eastAsia="Times New Roman" w:hAnsi="Times New Roman" w:cs="Times New Roman"/>
            <w:sz w:val="24"/>
            <w:szCs w:val="24"/>
          </w:rPr>
          <w:t xml:space="preserve">Barbarossa, V., Schmitt, R. J., </w:t>
        </w:r>
        <w:proofErr w:type="spellStart"/>
        <w:r>
          <w:rPr>
            <w:rFonts w:ascii="Times New Roman" w:eastAsia="Times New Roman" w:hAnsi="Times New Roman" w:cs="Times New Roman"/>
            <w:sz w:val="24"/>
            <w:szCs w:val="24"/>
          </w:rPr>
          <w:t>Huijbregts</w:t>
        </w:r>
        <w:proofErr w:type="spellEnd"/>
        <w:r>
          <w:rPr>
            <w:rFonts w:ascii="Times New Roman" w:eastAsia="Times New Roman" w:hAnsi="Times New Roman" w:cs="Times New Roman"/>
            <w:sz w:val="24"/>
            <w:szCs w:val="24"/>
          </w:rPr>
          <w:t xml:space="preserve">, M. A., </w:t>
        </w:r>
        <w:proofErr w:type="spellStart"/>
        <w:r>
          <w:rPr>
            <w:rFonts w:ascii="Times New Roman" w:eastAsia="Times New Roman" w:hAnsi="Times New Roman" w:cs="Times New Roman"/>
            <w:sz w:val="24"/>
            <w:szCs w:val="24"/>
          </w:rPr>
          <w:t>Zarfl</w:t>
        </w:r>
        <w:proofErr w:type="spellEnd"/>
        <w:r>
          <w:rPr>
            <w:rFonts w:ascii="Times New Roman" w:eastAsia="Times New Roman" w:hAnsi="Times New Roman" w:cs="Times New Roman"/>
            <w:sz w:val="24"/>
            <w:szCs w:val="24"/>
          </w:rPr>
          <w:t>, C., King, H., &amp; Schipper, A. M. (2020). Impacts of current and future large dams on the geographic range connectivity of freshwater fish worldwide. Proceedings of the National Academy of Sciences, 117(7), 3648-3655.</w:t>
        </w:r>
      </w:ins>
    </w:p>
    <w:p w14:paraId="2A930CD8" w14:textId="77777777" w:rsidR="00523288" w:rsidRDefault="00523288">
      <w:pPr>
        <w:spacing w:line="480" w:lineRule="auto"/>
        <w:rPr>
          <w:rFonts w:ascii="Times New Roman" w:eastAsia="Times New Roman" w:hAnsi="Times New Roman" w:cs="Times New Roman"/>
          <w:sz w:val="24"/>
          <w:szCs w:val="24"/>
        </w:rPr>
      </w:pPr>
    </w:p>
    <w:p w14:paraId="6660852C"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Bastin</w:t>
      </w:r>
      <w:proofErr w:type="spellEnd"/>
      <w:r>
        <w:rPr>
          <w:rFonts w:ascii="Times New Roman" w:eastAsia="Times New Roman" w:hAnsi="Times New Roman" w:cs="Times New Roman"/>
          <w:sz w:val="24"/>
          <w:szCs w:val="24"/>
        </w:rPr>
        <w:t xml:space="preserve">, L., Gorelick, N., </w:t>
      </w: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Bertzky</w:t>
      </w:r>
      <w:proofErr w:type="spellEnd"/>
      <w:r>
        <w:rPr>
          <w:rFonts w:ascii="Times New Roman" w:eastAsia="Times New Roman" w:hAnsi="Times New Roman" w:cs="Times New Roman"/>
          <w:sz w:val="24"/>
          <w:szCs w:val="24"/>
        </w:rPr>
        <w:t xml:space="preserve">, B., Dubois, G., Fortin, M. J., &amp; </w:t>
      </w:r>
      <w:proofErr w:type="spellStart"/>
      <w:r>
        <w:rPr>
          <w:rFonts w:ascii="Times New Roman" w:eastAsia="Times New Roman" w:hAnsi="Times New Roman" w:cs="Times New Roman"/>
          <w:sz w:val="24"/>
          <w:szCs w:val="24"/>
        </w:rPr>
        <w:t>Pekel</w:t>
      </w:r>
      <w:proofErr w:type="spellEnd"/>
      <w:r>
        <w:rPr>
          <w:rFonts w:ascii="Times New Roman" w:eastAsia="Times New Roman" w:hAnsi="Times New Roman" w:cs="Times New Roman"/>
          <w:sz w:val="24"/>
          <w:szCs w:val="24"/>
        </w:rPr>
        <w:t xml:space="preserve">, J. F. (2019). Inland surface waters in protected areas globally: Current coverage and 30-year trends.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14, e0210496.</w:t>
      </w:r>
    </w:p>
    <w:p w14:paraId="1FE1C67F" w14:textId="77777777" w:rsidR="00523288" w:rsidRDefault="00523288">
      <w:pPr>
        <w:spacing w:line="480" w:lineRule="auto"/>
        <w:rPr>
          <w:rFonts w:ascii="Times New Roman" w:eastAsia="Times New Roman" w:hAnsi="Times New Roman" w:cs="Times New Roman"/>
          <w:sz w:val="24"/>
          <w:szCs w:val="24"/>
        </w:rPr>
      </w:pPr>
    </w:p>
    <w:p w14:paraId="3388C3FD"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Majka</w:t>
      </w:r>
      <w:proofErr w:type="spellEnd"/>
      <w:r>
        <w:rPr>
          <w:rFonts w:ascii="Times New Roman" w:eastAsia="Times New Roman" w:hAnsi="Times New Roman" w:cs="Times New Roman"/>
          <w:sz w:val="24"/>
          <w:szCs w:val="24"/>
        </w:rPr>
        <w:t xml:space="preserve">, D. R., &amp; Spencer, W. D. (2008). Forks in the road: choices in procedures for designing wildland linkages.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836-851.</w:t>
      </w:r>
    </w:p>
    <w:p w14:paraId="20D39030" w14:textId="77777777" w:rsidR="00523288" w:rsidRDefault="00523288">
      <w:pPr>
        <w:spacing w:line="480" w:lineRule="auto"/>
        <w:rPr>
          <w:rFonts w:ascii="Times New Roman" w:eastAsia="Times New Roman" w:hAnsi="Times New Roman" w:cs="Times New Roman"/>
          <w:sz w:val="24"/>
          <w:szCs w:val="24"/>
        </w:rPr>
      </w:pPr>
    </w:p>
    <w:p w14:paraId="6F4F3BA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&amp; </w:t>
      </w:r>
      <w:proofErr w:type="spellStart"/>
      <w:r>
        <w:rPr>
          <w:rFonts w:ascii="Times New Roman" w:eastAsia="Times New Roman" w:hAnsi="Times New Roman" w:cs="Times New Roman"/>
          <w:sz w:val="24"/>
          <w:szCs w:val="24"/>
        </w:rPr>
        <w:t>Noss</w:t>
      </w:r>
      <w:proofErr w:type="spellEnd"/>
      <w:r>
        <w:rPr>
          <w:rFonts w:ascii="Times New Roman" w:eastAsia="Times New Roman" w:hAnsi="Times New Roman" w:cs="Times New Roman"/>
          <w:sz w:val="24"/>
          <w:szCs w:val="24"/>
        </w:rPr>
        <w:t xml:space="preserve">, R. F. (1998). Do habitat corridors provide </w:t>
      </w:r>
      <w:proofErr w:type="gramStart"/>
      <w:r>
        <w:rPr>
          <w:rFonts w:ascii="Times New Roman" w:eastAsia="Times New Roman" w:hAnsi="Times New Roman" w:cs="Times New Roman"/>
          <w:sz w:val="24"/>
          <w:szCs w:val="24"/>
        </w:rPr>
        <w:t>connectivity?.</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12, 1241-1252.</w:t>
      </w:r>
    </w:p>
    <w:p w14:paraId="4DB07B0A" w14:textId="77777777" w:rsidR="00523288" w:rsidRDefault="00523288">
      <w:pPr>
        <w:spacing w:line="480" w:lineRule="auto"/>
        <w:rPr>
          <w:rFonts w:ascii="Times New Roman" w:eastAsia="Times New Roman" w:hAnsi="Times New Roman" w:cs="Times New Roman"/>
          <w:sz w:val="24"/>
          <w:szCs w:val="24"/>
        </w:rPr>
      </w:pPr>
    </w:p>
    <w:p w14:paraId="066D14C4" w14:textId="77777777" w:rsidR="00523288" w:rsidRDefault="00925D81">
      <w:pPr>
        <w:spacing w:line="480" w:lineRule="auto"/>
        <w:rPr>
          <w:rFonts w:ascii="Times New Roman" w:eastAsia="Times New Roman" w:hAnsi="Times New Roman" w:cs="Times New Roman"/>
          <w:sz w:val="24"/>
          <w:szCs w:val="24"/>
        </w:rPr>
      </w:pPr>
      <w:proofErr w:type="spellStart"/>
      <w:r w:rsidRPr="005D42A8">
        <w:rPr>
          <w:rFonts w:ascii="Times New Roman" w:eastAsia="Times New Roman" w:hAnsi="Times New Roman" w:cs="Times New Roman"/>
          <w:sz w:val="24"/>
          <w:szCs w:val="24"/>
        </w:rPr>
        <w:t>Beier</w:t>
      </w:r>
      <w:proofErr w:type="spellEnd"/>
      <w:r w:rsidRPr="005D42A8">
        <w:rPr>
          <w:rFonts w:ascii="Times New Roman" w:eastAsia="Times New Roman" w:hAnsi="Times New Roman" w:cs="Times New Roman"/>
          <w:sz w:val="24"/>
          <w:szCs w:val="24"/>
        </w:rPr>
        <w:t xml:space="preserve">, P., Spencer, W., Baldwin, R. F., &amp; </w:t>
      </w:r>
      <w:proofErr w:type="spellStart"/>
      <w:r w:rsidRPr="005D42A8">
        <w:rPr>
          <w:rFonts w:ascii="Times New Roman" w:eastAsia="Times New Roman" w:hAnsi="Times New Roman" w:cs="Times New Roman"/>
          <w:sz w:val="24"/>
          <w:szCs w:val="24"/>
        </w:rPr>
        <w:t>McRAE</w:t>
      </w:r>
      <w:proofErr w:type="spellEnd"/>
      <w:r w:rsidRPr="005D42A8">
        <w:rPr>
          <w:rFonts w:ascii="Times New Roman" w:eastAsia="Times New Roman" w:hAnsi="Times New Roman" w:cs="Times New Roman"/>
          <w:sz w:val="24"/>
          <w:szCs w:val="24"/>
        </w:rPr>
        <w:t xml:space="preserve">, B. H. (2011). </w:t>
      </w:r>
      <w:r>
        <w:rPr>
          <w:rFonts w:ascii="Times New Roman" w:eastAsia="Times New Roman" w:hAnsi="Times New Roman" w:cs="Times New Roman"/>
          <w:sz w:val="24"/>
          <w:szCs w:val="24"/>
        </w:rPr>
        <w:t xml:space="preserve">Toward best practices for developing regional connectivity maps.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25, 879-892.</w:t>
      </w:r>
    </w:p>
    <w:p w14:paraId="21C2466C" w14:textId="77777777" w:rsidR="00523288" w:rsidRDefault="00523288">
      <w:pPr>
        <w:spacing w:line="480" w:lineRule="auto"/>
        <w:rPr>
          <w:rFonts w:ascii="Times New Roman" w:eastAsia="Times New Roman" w:hAnsi="Times New Roman" w:cs="Times New Roman"/>
          <w:sz w:val="24"/>
          <w:szCs w:val="24"/>
        </w:rPr>
      </w:pPr>
    </w:p>
    <w:p w14:paraId="35145EF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Belote, R. T., Dietz, M. S., McRae, B. H., Theobald, D. M., McClure, M. L., Irwin, G. H., McKinley, P. S., Gage, J. A., &amp; </w:t>
      </w:r>
      <w:proofErr w:type="spellStart"/>
      <w:r>
        <w:rPr>
          <w:rFonts w:ascii="Times New Roman" w:eastAsia="Times New Roman" w:hAnsi="Times New Roman" w:cs="Times New Roman"/>
          <w:sz w:val="24"/>
          <w:szCs w:val="24"/>
        </w:rPr>
        <w:t>Aplet</w:t>
      </w:r>
      <w:proofErr w:type="spellEnd"/>
      <w:r>
        <w:rPr>
          <w:rFonts w:ascii="Times New Roman" w:eastAsia="Times New Roman" w:hAnsi="Times New Roman" w:cs="Times New Roman"/>
          <w:sz w:val="24"/>
          <w:szCs w:val="24"/>
        </w:rPr>
        <w:t xml:space="preserve">, G. H. (2016). Identifying corridors among large protected areas in the United States.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11, e0154223.</w:t>
      </w:r>
    </w:p>
    <w:p w14:paraId="698B4F37" w14:textId="77777777" w:rsidR="00523288" w:rsidRDefault="00523288">
      <w:pPr>
        <w:spacing w:line="480" w:lineRule="auto"/>
        <w:rPr>
          <w:rFonts w:ascii="Times New Roman" w:eastAsia="Times New Roman" w:hAnsi="Times New Roman" w:cs="Times New Roman"/>
          <w:sz w:val="24"/>
          <w:szCs w:val="24"/>
        </w:rPr>
      </w:pPr>
    </w:p>
    <w:p w14:paraId="206AE10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Bishop-Taylor, R., </w:t>
      </w:r>
      <w:proofErr w:type="spellStart"/>
      <w:r>
        <w:rPr>
          <w:rFonts w:ascii="Times New Roman" w:eastAsia="Times New Roman" w:hAnsi="Times New Roman" w:cs="Times New Roman"/>
          <w:sz w:val="24"/>
          <w:szCs w:val="24"/>
        </w:rPr>
        <w:t>Tulbure</w:t>
      </w:r>
      <w:proofErr w:type="spellEnd"/>
      <w:r>
        <w:rPr>
          <w:rFonts w:ascii="Times New Roman" w:eastAsia="Times New Roman" w:hAnsi="Times New Roman" w:cs="Times New Roman"/>
          <w:sz w:val="24"/>
          <w:szCs w:val="24"/>
        </w:rPr>
        <w:t xml:space="preserve">, M. G., &amp; </w:t>
      </w:r>
      <w:proofErr w:type="spellStart"/>
      <w:r>
        <w:rPr>
          <w:rFonts w:ascii="Times New Roman" w:eastAsia="Times New Roman" w:hAnsi="Times New Roman" w:cs="Times New Roman"/>
          <w:sz w:val="24"/>
          <w:szCs w:val="24"/>
        </w:rPr>
        <w:t>Broich</w:t>
      </w:r>
      <w:proofErr w:type="spellEnd"/>
      <w:r>
        <w:rPr>
          <w:rFonts w:ascii="Times New Roman" w:eastAsia="Times New Roman" w:hAnsi="Times New Roman" w:cs="Times New Roman"/>
          <w:sz w:val="24"/>
          <w:szCs w:val="24"/>
        </w:rPr>
        <w:t xml:space="preserve">, M. (2015). Surface water network structure, landscape resistance to movement and flooding vital for maintaining ecological connectivity across Australia’s largest river basin.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2045-2065.</w:t>
      </w:r>
    </w:p>
    <w:p w14:paraId="3F4685AE" w14:textId="77777777" w:rsidR="00523288" w:rsidRDefault="00523288">
      <w:pPr>
        <w:spacing w:line="480" w:lineRule="auto"/>
        <w:rPr>
          <w:rFonts w:ascii="Times New Roman" w:eastAsia="Times New Roman" w:hAnsi="Times New Roman" w:cs="Times New Roman"/>
          <w:sz w:val="24"/>
          <w:szCs w:val="24"/>
        </w:rPr>
      </w:pPr>
    </w:p>
    <w:p w14:paraId="0F834565"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Brost</w:t>
      </w:r>
      <w:proofErr w:type="spellEnd"/>
      <w:r>
        <w:rPr>
          <w:rFonts w:ascii="Times New Roman" w:eastAsia="Times New Roman" w:hAnsi="Times New Roman" w:cs="Times New Roman"/>
          <w:sz w:val="24"/>
          <w:szCs w:val="24"/>
        </w:rPr>
        <w:t xml:space="preserve">, B. M., &amp; </w:t>
      </w:r>
      <w:proofErr w:type="spellStart"/>
      <w:r>
        <w:rPr>
          <w:rFonts w:ascii="Times New Roman" w:eastAsia="Times New Roman" w:hAnsi="Times New Roman" w:cs="Times New Roman"/>
          <w:sz w:val="24"/>
          <w:szCs w:val="24"/>
        </w:rPr>
        <w:t>Beier</w:t>
      </w:r>
      <w:proofErr w:type="spellEnd"/>
      <w:r>
        <w:rPr>
          <w:rFonts w:ascii="Times New Roman" w:eastAsia="Times New Roman" w:hAnsi="Times New Roman" w:cs="Times New Roman"/>
          <w:sz w:val="24"/>
          <w:szCs w:val="24"/>
        </w:rPr>
        <w:t xml:space="preserve">, P. (2012). Use of land facets to design linkages for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22, 87-103.</w:t>
      </w:r>
    </w:p>
    <w:p w14:paraId="3A09FDB9" w14:textId="77777777" w:rsidR="00523288" w:rsidRDefault="00523288">
      <w:pPr>
        <w:spacing w:line="480" w:lineRule="auto"/>
        <w:rPr>
          <w:rFonts w:ascii="Times New Roman" w:eastAsia="Times New Roman" w:hAnsi="Times New Roman" w:cs="Times New Roman"/>
          <w:sz w:val="24"/>
          <w:szCs w:val="24"/>
        </w:rPr>
      </w:pPr>
    </w:p>
    <w:p w14:paraId="2C57675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Carroll, C., Parks, S. A., </w:t>
      </w:r>
      <w:proofErr w:type="spellStart"/>
      <w:r>
        <w:rPr>
          <w:rFonts w:ascii="Times New Roman" w:eastAsia="Times New Roman" w:hAnsi="Times New Roman" w:cs="Times New Roman"/>
          <w:sz w:val="24"/>
          <w:szCs w:val="24"/>
        </w:rPr>
        <w:t>Dobrowski</w:t>
      </w:r>
      <w:proofErr w:type="spellEnd"/>
      <w:r>
        <w:rPr>
          <w:rFonts w:ascii="Times New Roman" w:eastAsia="Times New Roman" w:hAnsi="Times New Roman" w:cs="Times New Roman"/>
          <w:sz w:val="24"/>
          <w:szCs w:val="24"/>
        </w:rPr>
        <w:t xml:space="preserve">, S. Z., &amp; Roberts, D. R. (2018). Climatic, topographic, and anthropogenic factors determine connectivity between current and future climate analogs in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24, 5318-5331.</w:t>
      </w:r>
    </w:p>
    <w:p w14:paraId="30254DBA" w14:textId="77777777" w:rsidR="00523288" w:rsidRDefault="00523288">
      <w:pPr>
        <w:spacing w:line="480" w:lineRule="auto"/>
        <w:rPr>
          <w:rFonts w:ascii="Times New Roman" w:eastAsia="Times New Roman" w:hAnsi="Times New Roman" w:cs="Times New Roman"/>
          <w:sz w:val="24"/>
          <w:szCs w:val="24"/>
        </w:rPr>
      </w:pPr>
    </w:p>
    <w:p w14:paraId="2223A4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CBD. (2010). COP 10 decision X/2: Strategic plan for biodiversity 2011–2020. In 10th Meeting of the Conference of the Parties to the Convention on Biological Diversity, Nagoya, Japan. Available from</w:t>
      </w:r>
      <w:hyperlink r:id="rId11">
        <w:r>
          <w:rPr>
            <w:rFonts w:ascii="Times New Roman" w:eastAsia="Times New Roman" w:hAnsi="Times New Roman" w:cs="Times New Roman"/>
            <w:sz w:val="24"/>
            <w:szCs w:val="24"/>
          </w:rPr>
          <w:t xml:space="preserve"> </w:t>
        </w:r>
      </w:hyperlink>
      <w:hyperlink r:id="rId12">
        <w:r>
          <w:rPr>
            <w:rFonts w:ascii="Times New Roman" w:eastAsia="Times New Roman" w:hAnsi="Times New Roman" w:cs="Times New Roman"/>
            <w:color w:val="1155CC"/>
            <w:sz w:val="24"/>
            <w:szCs w:val="24"/>
            <w:u w:val="single"/>
          </w:rPr>
          <w:t>https://www.cbd.int/decision/cop/?id=12268</w:t>
        </w:r>
      </w:hyperlink>
      <w:r>
        <w:rPr>
          <w:rFonts w:ascii="Times New Roman" w:eastAsia="Times New Roman" w:hAnsi="Times New Roman" w:cs="Times New Roman"/>
          <w:sz w:val="24"/>
          <w:szCs w:val="24"/>
        </w:rPr>
        <w:t>.</w:t>
      </w:r>
    </w:p>
    <w:p w14:paraId="4C698FDF" w14:textId="77777777" w:rsidR="00523288" w:rsidRDefault="00523288">
      <w:pPr>
        <w:spacing w:line="480" w:lineRule="auto"/>
        <w:rPr>
          <w:rFonts w:ascii="Times New Roman" w:eastAsia="Times New Roman" w:hAnsi="Times New Roman" w:cs="Times New Roman"/>
          <w:sz w:val="24"/>
          <w:szCs w:val="24"/>
        </w:rPr>
      </w:pPr>
    </w:p>
    <w:p w14:paraId="08C136A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Chaput-Bardy</w:t>
      </w:r>
      <w:proofErr w:type="spellEnd"/>
      <w:r>
        <w:rPr>
          <w:rFonts w:ascii="Times New Roman" w:eastAsia="Times New Roman" w:hAnsi="Times New Roman" w:cs="Times New Roman"/>
          <w:sz w:val="24"/>
          <w:szCs w:val="24"/>
        </w:rPr>
        <w:t xml:space="preserve">, A., Alcala, N., Secondi, J., &amp; </w:t>
      </w:r>
      <w:proofErr w:type="spellStart"/>
      <w:r>
        <w:rPr>
          <w:rFonts w:ascii="Times New Roman" w:eastAsia="Times New Roman" w:hAnsi="Times New Roman" w:cs="Times New Roman"/>
          <w:sz w:val="24"/>
          <w:szCs w:val="24"/>
        </w:rPr>
        <w:t>Vuilleumier</w:t>
      </w:r>
      <w:proofErr w:type="spellEnd"/>
      <w:r>
        <w:rPr>
          <w:rFonts w:ascii="Times New Roman" w:eastAsia="Times New Roman" w:hAnsi="Times New Roman" w:cs="Times New Roman"/>
          <w:sz w:val="24"/>
          <w:szCs w:val="24"/>
        </w:rPr>
        <w:t xml:space="preserve">, S. (2017). Network analysis for species management in rivers networks: Application to the Loire River.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210, 26-36.</w:t>
      </w:r>
    </w:p>
    <w:p w14:paraId="775A79EF" w14:textId="77777777" w:rsidR="00523288" w:rsidRDefault="00523288">
      <w:pPr>
        <w:spacing w:line="480" w:lineRule="auto"/>
        <w:rPr>
          <w:rFonts w:ascii="Times New Roman" w:eastAsia="Times New Roman" w:hAnsi="Times New Roman" w:cs="Times New Roman"/>
          <w:sz w:val="24"/>
          <w:szCs w:val="24"/>
        </w:rPr>
      </w:pPr>
    </w:p>
    <w:p w14:paraId="6504BAC9"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McCullough, I. M., Webster, K. E., Rodriguez, L. and N. J. Smith. (2021). LAGOS-US LOCUS v1.0: Data module of location, identifiers, and physical characteristics of lakes and their watersheds in the conterminous U.S.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w:t>
      </w:r>
    </w:p>
    <w:p w14:paraId="017E9FB1" w14:textId="77777777" w:rsidR="00523288" w:rsidRDefault="00523288">
      <w:pPr>
        <w:spacing w:line="480" w:lineRule="auto"/>
        <w:rPr>
          <w:rFonts w:ascii="Times New Roman" w:eastAsia="Times New Roman" w:hAnsi="Times New Roman" w:cs="Times New Roman"/>
          <w:sz w:val="24"/>
          <w:szCs w:val="24"/>
        </w:rPr>
      </w:pPr>
    </w:p>
    <w:p w14:paraId="71C107A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Collen, B., Whitton, F., Dyer, E. E., Baillie, J. E., </w:t>
      </w:r>
      <w:proofErr w:type="spellStart"/>
      <w:r>
        <w:rPr>
          <w:rFonts w:ascii="Times New Roman" w:eastAsia="Times New Roman" w:hAnsi="Times New Roman" w:cs="Times New Roman"/>
          <w:sz w:val="24"/>
          <w:szCs w:val="24"/>
        </w:rPr>
        <w:t>Cumberlidge</w:t>
      </w:r>
      <w:proofErr w:type="spellEnd"/>
      <w:r>
        <w:rPr>
          <w:rFonts w:ascii="Times New Roman" w:eastAsia="Times New Roman" w:hAnsi="Times New Roman" w:cs="Times New Roman"/>
          <w:sz w:val="24"/>
          <w:szCs w:val="24"/>
        </w:rPr>
        <w:t xml:space="preserve">, N., </w:t>
      </w:r>
      <w:proofErr w:type="spellStart"/>
      <w:r>
        <w:rPr>
          <w:rFonts w:ascii="Times New Roman" w:eastAsia="Times New Roman" w:hAnsi="Times New Roman" w:cs="Times New Roman"/>
          <w:sz w:val="24"/>
          <w:szCs w:val="24"/>
        </w:rPr>
        <w:t>Darwall</w:t>
      </w:r>
      <w:proofErr w:type="spellEnd"/>
      <w:r>
        <w:rPr>
          <w:rFonts w:ascii="Times New Roman" w:eastAsia="Times New Roman" w:hAnsi="Times New Roman" w:cs="Times New Roman"/>
          <w:sz w:val="24"/>
          <w:szCs w:val="24"/>
        </w:rPr>
        <w:t xml:space="preserve">, W. R., Pollock, C., Richman, N. I., </w:t>
      </w:r>
      <w:proofErr w:type="spellStart"/>
      <w:r>
        <w:rPr>
          <w:rFonts w:ascii="Times New Roman" w:eastAsia="Times New Roman" w:hAnsi="Times New Roman" w:cs="Times New Roman"/>
          <w:sz w:val="24"/>
          <w:szCs w:val="24"/>
        </w:rPr>
        <w:t>Soulsby</w:t>
      </w:r>
      <w:proofErr w:type="spellEnd"/>
      <w:r>
        <w:rPr>
          <w:rFonts w:ascii="Times New Roman" w:eastAsia="Times New Roman" w:hAnsi="Times New Roman" w:cs="Times New Roman"/>
          <w:sz w:val="24"/>
          <w:szCs w:val="24"/>
        </w:rPr>
        <w:t xml:space="preserve">, A., &amp; </w:t>
      </w:r>
      <w:proofErr w:type="spellStart"/>
      <w:r>
        <w:rPr>
          <w:rFonts w:ascii="Times New Roman" w:eastAsia="Times New Roman" w:hAnsi="Times New Roman" w:cs="Times New Roman"/>
          <w:sz w:val="24"/>
          <w:szCs w:val="24"/>
        </w:rPr>
        <w:t>Böhm</w:t>
      </w:r>
      <w:proofErr w:type="spellEnd"/>
      <w:r>
        <w:rPr>
          <w:rFonts w:ascii="Times New Roman" w:eastAsia="Times New Roman" w:hAnsi="Times New Roman" w:cs="Times New Roman"/>
          <w:sz w:val="24"/>
          <w:szCs w:val="24"/>
        </w:rPr>
        <w:t xml:space="preserve">, M. (2014). Global patterns of freshwater species diversity, threat and endemism.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23, 40-51.</w:t>
      </w:r>
    </w:p>
    <w:p w14:paraId="154EFD37" w14:textId="77777777" w:rsidR="00523288" w:rsidRDefault="00523288">
      <w:pPr>
        <w:spacing w:line="480" w:lineRule="auto"/>
        <w:rPr>
          <w:rFonts w:ascii="Times New Roman" w:eastAsia="Times New Roman" w:hAnsi="Times New Roman" w:cs="Times New Roman"/>
          <w:sz w:val="24"/>
          <w:szCs w:val="24"/>
        </w:rPr>
      </w:pPr>
    </w:p>
    <w:p w14:paraId="1254F5E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Collier, K. J. (2011). The rapid rise of streams and rivers in conservation assessment.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21, 397-400.</w:t>
      </w:r>
    </w:p>
    <w:p w14:paraId="60699CD7" w14:textId="77777777" w:rsidR="00523288" w:rsidRDefault="00523288">
      <w:pPr>
        <w:spacing w:line="480" w:lineRule="auto"/>
        <w:rPr>
          <w:rFonts w:ascii="Times New Roman" w:eastAsia="Times New Roman" w:hAnsi="Times New Roman" w:cs="Times New Roman"/>
          <w:sz w:val="24"/>
          <w:szCs w:val="24"/>
        </w:rPr>
      </w:pPr>
    </w:p>
    <w:p w14:paraId="4EB2D7B8"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Comte, L., Buisson, L., </w:t>
      </w:r>
      <w:proofErr w:type="spellStart"/>
      <w:r>
        <w:rPr>
          <w:rFonts w:ascii="Times New Roman" w:eastAsia="Times New Roman" w:hAnsi="Times New Roman" w:cs="Times New Roman"/>
          <w:sz w:val="24"/>
          <w:szCs w:val="24"/>
        </w:rPr>
        <w:t>Daufresne</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Grenouillet</w:t>
      </w:r>
      <w:proofErr w:type="spellEnd"/>
      <w:r>
        <w:rPr>
          <w:rFonts w:ascii="Times New Roman" w:eastAsia="Times New Roman" w:hAnsi="Times New Roman" w:cs="Times New Roman"/>
          <w:sz w:val="24"/>
          <w:szCs w:val="24"/>
        </w:rPr>
        <w:t xml:space="preserve">, G. (2013). Climate‐induced changes in the distribution of freshwater fish: observed and predicted trends. </w:t>
      </w:r>
      <w:r w:rsidRPr="005D42A8">
        <w:rPr>
          <w:rFonts w:ascii="Times New Roman" w:eastAsia="Times New Roman" w:hAnsi="Times New Roman" w:cs="Times New Roman"/>
          <w:i/>
          <w:sz w:val="24"/>
          <w:szCs w:val="24"/>
        </w:rPr>
        <w:t>Freshwater Biology</w:t>
      </w:r>
      <w:r w:rsidRPr="005D42A8">
        <w:rPr>
          <w:rFonts w:ascii="Times New Roman" w:eastAsia="Times New Roman" w:hAnsi="Times New Roman" w:cs="Times New Roman"/>
          <w:sz w:val="24"/>
          <w:szCs w:val="24"/>
        </w:rPr>
        <w:t>, 58, 625-639.</w:t>
      </w:r>
    </w:p>
    <w:p w14:paraId="3E0A9219" w14:textId="77777777" w:rsidR="00523288" w:rsidRPr="005D42A8" w:rsidRDefault="00523288">
      <w:pPr>
        <w:spacing w:line="480" w:lineRule="auto"/>
        <w:rPr>
          <w:ins w:id="137" w:author="Ian McCullough" w:date="2022-02-14T18:41:00Z"/>
          <w:rFonts w:ascii="Times New Roman" w:eastAsia="Times New Roman" w:hAnsi="Times New Roman" w:cs="Times New Roman"/>
          <w:sz w:val="24"/>
          <w:szCs w:val="24"/>
        </w:rPr>
      </w:pPr>
    </w:p>
    <w:p w14:paraId="3693A445" w14:textId="77777777" w:rsidR="00523288" w:rsidRDefault="00925D81">
      <w:pPr>
        <w:spacing w:line="480" w:lineRule="auto"/>
        <w:rPr>
          <w:ins w:id="138" w:author="Ian McCullough" w:date="2022-02-14T18:41:00Z"/>
          <w:rFonts w:ascii="Times New Roman" w:eastAsia="Times New Roman" w:hAnsi="Times New Roman" w:cs="Times New Roman"/>
          <w:sz w:val="24"/>
          <w:szCs w:val="24"/>
        </w:rPr>
      </w:pPr>
      <w:ins w:id="139" w:author="Ian McCullough" w:date="2022-02-14T18:41:00Z">
        <w:r w:rsidRPr="005D42A8">
          <w:rPr>
            <w:rFonts w:ascii="Times New Roman" w:eastAsia="Times New Roman" w:hAnsi="Times New Roman" w:cs="Times New Roman"/>
            <w:sz w:val="24"/>
            <w:szCs w:val="24"/>
          </w:rPr>
          <w:t xml:space="preserve">Cooper, A. R., Infante, D. M., Daniel, W. M., </w:t>
        </w:r>
        <w:proofErr w:type="spellStart"/>
        <w:r w:rsidRPr="005D42A8">
          <w:rPr>
            <w:rFonts w:ascii="Times New Roman" w:eastAsia="Times New Roman" w:hAnsi="Times New Roman" w:cs="Times New Roman"/>
            <w:sz w:val="24"/>
            <w:szCs w:val="24"/>
          </w:rPr>
          <w:t>Wehrly</w:t>
        </w:r>
        <w:proofErr w:type="spellEnd"/>
        <w:r w:rsidRPr="005D42A8">
          <w:rPr>
            <w:rFonts w:ascii="Times New Roman" w:eastAsia="Times New Roman" w:hAnsi="Times New Roman" w:cs="Times New Roman"/>
            <w:sz w:val="24"/>
            <w:szCs w:val="24"/>
          </w:rPr>
          <w:t xml:space="preserve">, K. E., Wang, L., &amp; Brenden, T. O. (2017). </w:t>
        </w:r>
        <w:r>
          <w:rPr>
            <w:rFonts w:ascii="Times New Roman" w:eastAsia="Times New Roman" w:hAnsi="Times New Roman" w:cs="Times New Roman"/>
            <w:sz w:val="24"/>
            <w:szCs w:val="24"/>
          </w:rPr>
          <w:t>Assessment of dam effects on streams and fish assemblages of the conterminous USA. Science of the Total Environment, 586, 879-889.</w:t>
        </w:r>
      </w:ins>
    </w:p>
    <w:p w14:paraId="5911C714" w14:textId="77777777" w:rsidR="00523288" w:rsidRDefault="00523288">
      <w:pPr>
        <w:spacing w:line="480" w:lineRule="auto"/>
        <w:rPr>
          <w:rFonts w:ascii="Times New Roman" w:eastAsia="Times New Roman" w:hAnsi="Times New Roman" w:cs="Times New Roman"/>
          <w:sz w:val="24"/>
          <w:szCs w:val="24"/>
        </w:rPr>
      </w:pPr>
    </w:p>
    <w:p w14:paraId="1A0F263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Costanza, J. K., &amp; </w:t>
      </w:r>
      <w:proofErr w:type="spellStart"/>
      <w:r>
        <w:rPr>
          <w:rFonts w:ascii="Times New Roman" w:eastAsia="Times New Roman" w:hAnsi="Times New Roman" w:cs="Times New Roman"/>
          <w:sz w:val="24"/>
          <w:szCs w:val="24"/>
        </w:rPr>
        <w:t>Terando</w:t>
      </w:r>
      <w:proofErr w:type="spellEnd"/>
      <w:r>
        <w:rPr>
          <w:rFonts w:ascii="Times New Roman" w:eastAsia="Times New Roman" w:hAnsi="Times New Roman" w:cs="Times New Roman"/>
          <w:sz w:val="24"/>
          <w:szCs w:val="24"/>
        </w:rPr>
        <w:t xml:space="preserve">, A. J. (2019). Landscape connectivity planning for adaptation to future climate and land-use change.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1-13.</w:t>
      </w:r>
    </w:p>
    <w:p w14:paraId="52396DDC" w14:textId="77777777" w:rsidR="00523288" w:rsidRDefault="00523288">
      <w:pPr>
        <w:spacing w:line="480" w:lineRule="auto"/>
        <w:rPr>
          <w:rFonts w:ascii="Times New Roman" w:eastAsia="Times New Roman" w:hAnsi="Times New Roman" w:cs="Times New Roman"/>
          <w:sz w:val="24"/>
          <w:szCs w:val="24"/>
        </w:rPr>
      </w:pPr>
    </w:p>
    <w:p w14:paraId="00386A04"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Csardi</w:t>
      </w:r>
      <w:proofErr w:type="spellEnd"/>
      <w:r>
        <w:rPr>
          <w:rFonts w:ascii="Times New Roman" w:eastAsia="Times New Roman" w:hAnsi="Times New Roman" w:cs="Times New Roman"/>
          <w:sz w:val="24"/>
          <w:szCs w:val="24"/>
        </w:rPr>
        <w:t xml:space="preserve"> G. &amp; </w:t>
      </w:r>
      <w:proofErr w:type="spellStart"/>
      <w:r>
        <w:rPr>
          <w:rFonts w:ascii="Times New Roman" w:eastAsia="Times New Roman" w:hAnsi="Times New Roman" w:cs="Times New Roman"/>
          <w:sz w:val="24"/>
          <w:szCs w:val="24"/>
        </w:rPr>
        <w:t>Nepusz</w:t>
      </w:r>
      <w:proofErr w:type="spellEnd"/>
      <w:r>
        <w:rPr>
          <w:rFonts w:ascii="Times New Roman" w:eastAsia="Times New Roman" w:hAnsi="Times New Roman" w:cs="Times New Roman"/>
          <w:sz w:val="24"/>
          <w:szCs w:val="24"/>
        </w:rPr>
        <w:t xml:space="preserve">, T. (2006). The </w:t>
      </w:r>
      <w:proofErr w:type="spellStart"/>
      <w:r>
        <w:rPr>
          <w:rFonts w:ascii="Times New Roman" w:eastAsia="Times New Roman" w:hAnsi="Times New Roman" w:cs="Times New Roman"/>
          <w:sz w:val="24"/>
          <w:szCs w:val="24"/>
        </w:rPr>
        <w:t>igraph</w:t>
      </w:r>
      <w:proofErr w:type="spellEnd"/>
      <w:r>
        <w:rPr>
          <w:rFonts w:ascii="Times New Roman" w:eastAsia="Times New Roman" w:hAnsi="Times New Roman" w:cs="Times New Roman"/>
          <w:sz w:val="24"/>
          <w:szCs w:val="24"/>
        </w:rPr>
        <w:t xml:space="preserve"> software package for complex network research, </w:t>
      </w:r>
      <w:proofErr w:type="spellStart"/>
      <w:r>
        <w:rPr>
          <w:rFonts w:ascii="Times New Roman" w:eastAsia="Times New Roman" w:hAnsi="Times New Roman" w:cs="Times New Roman"/>
          <w:sz w:val="24"/>
          <w:szCs w:val="24"/>
        </w:rPr>
        <w:t>InterJournal</w:t>
      </w:r>
      <w:proofErr w:type="spellEnd"/>
      <w:r>
        <w:rPr>
          <w:rFonts w:ascii="Times New Roman" w:eastAsia="Times New Roman" w:hAnsi="Times New Roman" w:cs="Times New Roman"/>
          <w:sz w:val="24"/>
          <w:szCs w:val="24"/>
        </w:rPr>
        <w:t xml:space="preserve">, Complex Systems 1695. </w:t>
      </w:r>
      <w:hyperlink r:id="rId13">
        <w:r>
          <w:rPr>
            <w:rFonts w:ascii="Times New Roman" w:eastAsia="Times New Roman" w:hAnsi="Times New Roman" w:cs="Times New Roman"/>
            <w:color w:val="1155CC"/>
            <w:sz w:val="24"/>
            <w:szCs w:val="24"/>
            <w:u w:val="single"/>
          </w:rPr>
          <w:t>https://igraph.org</w:t>
        </w:r>
      </w:hyperlink>
      <w:r>
        <w:rPr>
          <w:rFonts w:ascii="Times New Roman" w:eastAsia="Times New Roman" w:hAnsi="Times New Roman" w:cs="Times New Roman"/>
          <w:sz w:val="24"/>
          <w:szCs w:val="24"/>
        </w:rPr>
        <w:t xml:space="preserve">. </w:t>
      </w:r>
    </w:p>
    <w:p w14:paraId="0F47CDCF" w14:textId="77777777" w:rsidR="00523288" w:rsidRDefault="00523288">
      <w:pPr>
        <w:spacing w:line="480" w:lineRule="auto"/>
        <w:rPr>
          <w:rFonts w:ascii="Times New Roman" w:eastAsia="Times New Roman" w:hAnsi="Times New Roman" w:cs="Times New Roman"/>
          <w:sz w:val="24"/>
          <w:szCs w:val="24"/>
        </w:rPr>
      </w:pPr>
    </w:p>
    <w:p w14:paraId="50AF3413"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D'Amelio</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Mucha</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Mackereth</w:t>
      </w:r>
      <w:proofErr w:type="spellEnd"/>
      <w:r>
        <w:rPr>
          <w:rFonts w:ascii="Times New Roman" w:eastAsia="Times New Roman" w:hAnsi="Times New Roman" w:cs="Times New Roman"/>
          <w:sz w:val="24"/>
          <w:szCs w:val="24"/>
        </w:rPr>
        <w:t xml:space="preserve">, R., &amp; Wilson, C. C. (2008). Tracking coaster brook trout to their sources: combining telemetry and genetic profiles to determine source populations. </w:t>
      </w:r>
      <w:r>
        <w:rPr>
          <w:rFonts w:ascii="Times New Roman" w:eastAsia="Times New Roman" w:hAnsi="Times New Roman" w:cs="Times New Roman"/>
          <w:i/>
          <w:sz w:val="24"/>
          <w:szCs w:val="24"/>
        </w:rPr>
        <w:t>North American Journal of Fisheries Management</w:t>
      </w:r>
      <w:r>
        <w:rPr>
          <w:rFonts w:ascii="Times New Roman" w:eastAsia="Times New Roman" w:hAnsi="Times New Roman" w:cs="Times New Roman"/>
          <w:sz w:val="24"/>
          <w:szCs w:val="24"/>
        </w:rPr>
        <w:t>, 28, 1343-1349.</w:t>
      </w:r>
    </w:p>
    <w:p w14:paraId="6C6D95BF" w14:textId="77777777" w:rsidR="00523288" w:rsidRDefault="00523288">
      <w:pPr>
        <w:spacing w:line="480" w:lineRule="auto"/>
        <w:rPr>
          <w:rFonts w:ascii="Times New Roman" w:eastAsia="Times New Roman" w:hAnsi="Times New Roman" w:cs="Times New Roman"/>
          <w:sz w:val="24"/>
          <w:szCs w:val="24"/>
        </w:rPr>
      </w:pPr>
    </w:p>
    <w:p w14:paraId="4316B26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de Mendoza, G., </w:t>
      </w:r>
      <w:proofErr w:type="spellStart"/>
      <w:r>
        <w:rPr>
          <w:rFonts w:ascii="Times New Roman" w:eastAsia="Times New Roman" w:hAnsi="Times New Roman" w:cs="Times New Roman"/>
          <w:sz w:val="24"/>
          <w:szCs w:val="24"/>
        </w:rPr>
        <w:t>Kaivosoja</w:t>
      </w:r>
      <w:proofErr w:type="spellEnd"/>
      <w:r>
        <w:rPr>
          <w:rFonts w:ascii="Times New Roman" w:eastAsia="Times New Roman" w:hAnsi="Times New Roman" w:cs="Times New Roman"/>
          <w:sz w:val="24"/>
          <w:szCs w:val="24"/>
        </w:rPr>
        <w:t xml:space="preserve">, R., </w:t>
      </w:r>
      <w:proofErr w:type="spellStart"/>
      <w:r>
        <w:rPr>
          <w:rFonts w:ascii="Times New Roman" w:eastAsia="Times New Roman" w:hAnsi="Times New Roman" w:cs="Times New Roman"/>
          <w:sz w:val="24"/>
          <w:szCs w:val="24"/>
        </w:rPr>
        <w:t>Grönroos</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Hjort</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Ilmonen</w:t>
      </w:r>
      <w:proofErr w:type="spellEnd"/>
      <w:r>
        <w:rPr>
          <w:rFonts w:ascii="Times New Roman" w:eastAsia="Times New Roman" w:hAnsi="Times New Roman" w:cs="Times New Roman"/>
          <w:sz w:val="24"/>
          <w:szCs w:val="24"/>
        </w:rPr>
        <w:t xml:space="preserve">, J., </w:t>
      </w:r>
      <w:proofErr w:type="spellStart"/>
      <w:r>
        <w:rPr>
          <w:rFonts w:ascii="Times New Roman" w:eastAsia="Times New Roman" w:hAnsi="Times New Roman" w:cs="Times New Roman"/>
          <w:sz w:val="24"/>
          <w:szCs w:val="24"/>
        </w:rPr>
        <w:t>Kärnä</w:t>
      </w:r>
      <w:proofErr w:type="spellEnd"/>
      <w:r>
        <w:rPr>
          <w:rFonts w:ascii="Times New Roman" w:eastAsia="Times New Roman" w:hAnsi="Times New Roman" w:cs="Times New Roman"/>
          <w:sz w:val="24"/>
          <w:szCs w:val="24"/>
        </w:rPr>
        <w:t xml:space="preserve">, O. M., </w:t>
      </w:r>
      <w:proofErr w:type="spellStart"/>
      <w:r>
        <w:rPr>
          <w:rFonts w:ascii="Times New Roman" w:eastAsia="Times New Roman" w:hAnsi="Times New Roman" w:cs="Times New Roman"/>
          <w:sz w:val="24"/>
          <w:szCs w:val="24"/>
        </w:rPr>
        <w:t>Paasivirta</w:t>
      </w:r>
      <w:proofErr w:type="spellEnd"/>
      <w:r>
        <w:rPr>
          <w:rFonts w:ascii="Times New Roman" w:eastAsia="Times New Roman" w:hAnsi="Times New Roman" w:cs="Times New Roman"/>
          <w:sz w:val="24"/>
          <w:szCs w:val="24"/>
        </w:rPr>
        <w:t xml:space="preserve">, L., </w:t>
      </w:r>
      <w:proofErr w:type="spellStart"/>
      <w:r>
        <w:rPr>
          <w:rFonts w:ascii="Times New Roman" w:eastAsia="Times New Roman" w:hAnsi="Times New Roman" w:cs="Times New Roman"/>
          <w:sz w:val="24"/>
          <w:szCs w:val="24"/>
        </w:rPr>
        <w:t>Tokola</w:t>
      </w:r>
      <w:proofErr w:type="spellEnd"/>
      <w:r>
        <w:rPr>
          <w:rFonts w:ascii="Times New Roman" w:eastAsia="Times New Roman" w:hAnsi="Times New Roman" w:cs="Times New Roman"/>
          <w:sz w:val="24"/>
          <w:szCs w:val="24"/>
        </w:rPr>
        <w:t xml:space="preserve">, L., &amp; </w:t>
      </w:r>
      <w:proofErr w:type="spellStart"/>
      <w:r>
        <w:rPr>
          <w:rFonts w:ascii="Times New Roman" w:eastAsia="Times New Roman" w:hAnsi="Times New Roman" w:cs="Times New Roman"/>
          <w:sz w:val="24"/>
          <w:szCs w:val="24"/>
        </w:rPr>
        <w:t>Heino</w:t>
      </w:r>
      <w:proofErr w:type="spellEnd"/>
      <w:r>
        <w:rPr>
          <w:rFonts w:ascii="Times New Roman" w:eastAsia="Times New Roman" w:hAnsi="Times New Roman" w:cs="Times New Roman"/>
          <w:sz w:val="24"/>
          <w:szCs w:val="24"/>
        </w:rPr>
        <w:t xml:space="preserve">, J. (2018). Highly variable species distribution models in a subarctic stream metacommunity: Patterns, mechanisms and implications.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33-47.</w:t>
      </w:r>
    </w:p>
    <w:p w14:paraId="58C7EB1E" w14:textId="77777777" w:rsidR="00523288" w:rsidRDefault="00523288">
      <w:pPr>
        <w:spacing w:line="480" w:lineRule="auto"/>
        <w:rPr>
          <w:rFonts w:ascii="Times New Roman" w:eastAsia="Times New Roman" w:hAnsi="Times New Roman" w:cs="Times New Roman"/>
          <w:sz w:val="24"/>
          <w:szCs w:val="24"/>
        </w:rPr>
      </w:pPr>
    </w:p>
    <w:p w14:paraId="0893D0D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Dilts</w:t>
      </w:r>
      <w:proofErr w:type="spellEnd"/>
      <w:r>
        <w:rPr>
          <w:rFonts w:ascii="Times New Roman" w:eastAsia="Times New Roman" w:hAnsi="Times New Roman" w:cs="Times New Roman"/>
          <w:sz w:val="24"/>
          <w:szCs w:val="24"/>
        </w:rPr>
        <w:t xml:space="preserve">, T. E., Weisberg, P. J., Leitner, P., </w:t>
      </w:r>
      <w:proofErr w:type="spellStart"/>
      <w:r>
        <w:rPr>
          <w:rFonts w:ascii="Times New Roman" w:eastAsia="Times New Roman" w:hAnsi="Times New Roman" w:cs="Times New Roman"/>
          <w:sz w:val="24"/>
          <w:szCs w:val="24"/>
        </w:rPr>
        <w:t>Matocq</w:t>
      </w:r>
      <w:proofErr w:type="spellEnd"/>
      <w:r>
        <w:rPr>
          <w:rFonts w:ascii="Times New Roman" w:eastAsia="Times New Roman" w:hAnsi="Times New Roman" w:cs="Times New Roman"/>
          <w:sz w:val="24"/>
          <w:szCs w:val="24"/>
        </w:rPr>
        <w:t xml:space="preserve">, M. D., Inman, R. D., </w:t>
      </w:r>
      <w:proofErr w:type="spellStart"/>
      <w:r>
        <w:rPr>
          <w:rFonts w:ascii="Times New Roman" w:eastAsia="Times New Roman" w:hAnsi="Times New Roman" w:cs="Times New Roman"/>
          <w:sz w:val="24"/>
          <w:szCs w:val="24"/>
        </w:rPr>
        <w:t>Nussear</w:t>
      </w:r>
      <w:proofErr w:type="spellEnd"/>
      <w:r>
        <w:rPr>
          <w:rFonts w:ascii="Times New Roman" w:eastAsia="Times New Roman" w:hAnsi="Times New Roman" w:cs="Times New Roman"/>
          <w:sz w:val="24"/>
          <w:szCs w:val="24"/>
        </w:rPr>
        <w:t xml:space="preserve">, K. E., &amp; </w:t>
      </w:r>
      <w:proofErr w:type="spellStart"/>
      <w:r>
        <w:rPr>
          <w:rFonts w:ascii="Times New Roman" w:eastAsia="Times New Roman" w:hAnsi="Times New Roman" w:cs="Times New Roman"/>
          <w:sz w:val="24"/>
          <w:szCs w:val="24"/>
        </w:rPr>
        <w:t>Esque</w:t>
      </w:r>
      <w:proofErr w:type="spellEnd"/>
      <w:r>
        <w:rPr>
          <w:rFonts w:ascii="Times New Roman" w:eastAsia="Times New Roman" w:hAnsi="Times New Roman" w:cs="Times New Roman"/>
          <w:sz w:val="24"/>
          <w:szCs w:val="24"/>
        </w:rPr>
        <w:t xml:space="preserve">, T. C. (2016). Multiscale connectivity and graph theory highlight critical areas for conservation under climate change.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26, 1223-1237.</w:t>
      </w:r>
    </w:p>
    <w:p w14:paraId="29BF9402" w14:textId="77777777" w:rsidR="00523288" w:rsidRDefault="00523288">
      <w:pPr>
        <w:spacing w:line="480" w:lineRule="auto"/>
        <w:rPr>
          <w:rFonts w:ascii="Times New Roman" w:eastAsia="Times New Roman" w:hAnsi="Times New Roman" w:cs="Times New Roman"/>
          <w:sz w:val="24"/>
          <w:szCs w:val="24"/>
        </w:rPr>
      </w:pPr>
    </w:p>
    <w:p w14:paraId="359DEAA4" w14:textId="77777777" w:rsidR="00523288" w:rsidRPr="005D42A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Dinmo</w:t>
      </w:r>
      <w:proofErr w:type="spellEnd"/>
      <w:r>
        <w:rPr>
          <w:rFonts w:ascii="Times New Roman" w:eastAsia="Times New Roman" w:hAnsi="Times New Roman" w:cs="Times New Roman"/>
          <w:sz w:val="24"/>
          <w:szCs w:val="24"/>
        </w:rPr>
        <w:t xml:space="preserve">, A. (2018). </w:t>
      </w:r>
      <w:proofErr w:type="spellStart"/>
      <w:r>
        <w:rPr>
          <w:rFonts w:ascii="Times New Roman" w:eastAsia="Times New Roman" w:hAnsi="Times New Roman" w:cs="Times New Roman"/>
          <w:sz w:val="24"/>
          <w:szCs w:val="24"/>
        </w:rPr>
        <w:t>paran</w:t>
      </w:r>
      <w:proofErr w:type="spellEnd"/>
      <w:r>
        <w:rPr>
          <w:rFonts w:ascii="Times New Roman" w:eastAsia="Times New Roman" w:hAnsi="Times New Roman" w:cs="Times New Roman"/>
          <w:sz w:val="24"/>
          <w:szCs w:val="24"/>
        </w:rPr>
        <w:t xml:space="preserve">: Horn’s test of principal components/factors. </w:t>
      </w:r>
      <w:r w:rsidRPr="005D42A8">
        <w:rPr>
          <w:rFonts w:ascii="Times New Roman" w:eastAsia="Times New Roman" w:hAnsi="Times New Roman" w:cs="Times New Roman"/>
          <w:sz w:val="24"/>
          <w:szCs w:val="24"/>
        </w:rPr>
        <w:t xml:space="preserve">R package version 1.5.2. </w:t>
      </w:r>
      <w:hyperlink r:id="rId14">
        <w:r w:rsidRPr="005D42A8">
          <w:rPr>
            <w:rFonts w:ascii="Times New Roman" w:eastAsia="Times New Roman" w:hAnsi="Times New Roman" w:cs="Times New Roman"/>
            <w:color w:val="1155CC"/>
            <w:sz w:val="24"/>
            <w:szCs w:val="24"/>
            <w:u w:val="single"/>
          </w:rPr>
          <w:t>https://CRAN.R-project.org/package=paran</w:t>
        </w:r>
      </w:hyperlink>
      <w:r w:rsidRPr="005D42A8">
        <w:rPr>
          <w:rFonts w:ascii="Times New Roman" w:eastAsia="Times New Roman" w:hAnsi="Times New Roman" w:cs="Times New Roman"/>
          <w:sz w:val="24"/>
          <w:szCs w:val="24"/>
        </w:rPr>
        <w:t xml:space="preserve">.    </w:t>
      </w:r>
    </w:p>
    <w:p w14:paraId="063F6E39" w14:textId="77777777" w:rsidR="00523288" w:rsidRPr="005D42A8" w:rsidRDefault="00523288">
      <w:pPr>
        <w:spacing w:line="480" w:lineRule="auto"/>
        <w:rPr>
          <w:rFonts w:ascii="Times New Roman" w:eastAsia="Times New Roman" w:hAnsi="Times New Roman" w:cs="Times New Roman"/>
          <w:sz w:val="24"/>
          <w:szCs w:val="24"/>
        </w:rPr>
      </w:pPr>
    </w:p>
    <w:p w14:paraId="4A742F9D"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Dudgeon, D., Arthington, A. H., Gessner, M. O., Kawabata, Z. I., </w:t>
      </w:r>
      <w:proofErr w:type="spellStart"/>
      <w:r w:rsidRPr="005D42A8">
        <w:rPr>
          <w:rFonts w:ascii="Times New Roman" w:eastAsia="Times New Roman" w:hAnsi="Times New Roman" w:cs="Times New Roman"/>
          <w:sz w:val="24"/>
          <w:szCs w:val="24"/>
        </w:rPr>
        <w:t>Knowler</w:t>
      </w:r>
      <w:proofErr w:type="spellEnd"/>
      <w:r w:rsidRPr="005D42A8">
        <w:rPr>
          <w:rFonts w:ascii="Times New Roman" w:eastAsia="Times New Roman" w:hAnsi="Times New Roman" w:cs="Times New Roman"/>
          <w:sz w:val="24"/>
          <w:szCs w:val="24"/>
        </w:rPr>
        <w:t xml:space="preserve">, D. J., </w:t>
      </w:r>
      <w:proofErr w:type="spellStart"/>
      <w:r w:rsidRPr="005D42A8">
        <w:rPr>
          <w:rFonts w:ascii="Times New Roman" w:eastAsia="Times New Roman" w:hAnsi="Times New Roman" w:cs="Times New Roman"/>
          <w:sz w:val="24"/>
          <w:szCs w:val="24"/>
        </w:rPr>
        <w:t>Lévêque</w:t>
      </w:r>
      <w:proofErr w:type="spellEnd"/>
      <w:r w:rsidRPr="005D42A8">
        <w:rPr>
          <w:rFonts w:ascii="Times New Roman" w:eastAsia="Times New Roman" w:hAnsi="Times New Roman" w:cs="Times New Roman"/>
          <w:sz w:val="24"/>
          <w:szCs w:val="24"/>
        </w:rPr>
        <w:t xml:space="preserve">, C., </w:t>
      </w:r>
      <w:proofErr w:type="spellStart"/>
      <w:r w:rsidRPr="005D42A8">
        <w:rPr>
          <w:rFonts w:ascii="Times New Roman" w:eastAsia="Times New Roman" w:hAnsi="Times New Roman" w:cs="Times New Roman"/>
          <w:sz w:val="24"/>
          <w:szCs w:val="24"/>
        </w:rPr>
        <w:t>Naiman</w:t>
      </w:r>
      <w:proofErr w:type="spellEnd"/>
      <w:r w:rsidRPr="005D42A8">
        <w:rPr>
          <w:rFonts w:ascii="Times New Roman" w:eastAsia="Times New Roman" w:hAnsi="Times New Roman" w:cs="Times New Roman"/>
          <w:sz w:val="24"/>
          <w:szCs w:val="24"/>
        </w:rPr>
        <w:t xml:space="preserve">, R. J., </w:t>
      </w:r>
      <w:proofErr w:type="spellStart"/>
      <w:r w:rsidRPr="005D42A8">
        <w:rPr>
          <w:rFonts w:ascii="Times New Roman" w:eastAsia="Times New Roman" w:hAnsi="Times New Roman" w:cs="Times New Roman"/>
          <w:sz w:val="24"/>
          <w:szCs w:val="24"/>
        </w:rPr>
        <w:t>Prieur</w:t>
      </w:r>
      <w:proofErr w:type="spellEnd"/>
      <w:r w:rsidRPr="005D42A8">
        <w:rPr>
          <w:rFonts w:ascii="Times New Roman" w:eastAsia="Times New Roman" w:hAnsi="Times New Roman" w:cs="Times New Roman"/>
          <w:sz w:val="24"/>
          <w:szCs w:val="24"/>
        </w:rPr>
        <w:t xml:space="preserve">-Richard, A., Soto, D., </w:t>
      </w:r>
      <w:proofErr w:type="spellStart"/>
      <w:r w:rsidRPr="005D42A8">
        <w:rPr>
          <w:rFonts w:ascii="Times New Roman" w:eastAsia="Times New Roman" w:hAnsi="Times New Roman" w:cs="Times New Roman"/>
          <w:sz w:val="24"/>
          <w:szCs w:val="24"/>
        </w:rPr>
        <w:t>Stiassny</w:t>
      </w:r>
      <w:proofErr w:type="spellEnd"/>
      <w:r w:rsidRPr="005D42A8">
        <w:rPr>
          <w:rFonts w:ascii="Times New Roman" w:eastAsia="Times New Roman" w:hAnsi="Times New Roman" w:cs="Times New Roman"/>
          <w:sz w:val="24"/>
          <w:szCs w:val="24"/>
        </w:rPr>
        <w:t xml:space="preserve">, M. L., &amp; Sullivan, C. A. (2006). </w:t>
      </w:r>
      <w:r>
        <w:rPr>
          <w:rFonts w:ascii="Times New Roman" w:eastAsia="Times New Roman" w:hAnsi="Times New Roman" w:cs="Times New Roman"/>
          <w:sz w:val="24"/>
          <w:szCs w:val="24"/>
        </w:rPr>
        <w:t xml:space="preserve">Freshwater biodiversity: importance, threats, status and conservation challenges. </w:t>
      </w:r>
      <w:r>
        <w:rPr>
          <w:rFonts w:ascii="Times New Roman" w:eastAsia="Times New Roman" w:hAnsi="Times New Roman" w:cs="Times New Roman"/>
          <w:i/>
          <w:sz w:val="24"/>
          <w:szCs w:val="24"/>
        </w:rPr>
        <w:t>Biological Reviews</w:t>
      </w:r>
      <w:r>
        <w:rPr>
          <w:rFonts w:ascii="Times New Roman" w:eastAsia="Times New Roman" w:hAnsi="Times New Roman" w:cs="Times New Roman"/>
          <w:sz w:val="24"/>
          <w:szCs w:val="24"/>
        </w:rPr>
        <w:t>, 81, 163-182.</w:t>
      </w:r>
    </w:p>
    <w:p w14:paraId="665368A2" w14:textId="77777777" w:rsidR="00523288" w:rsidRDefault="00523288">
      <w:pPr>
        <w:spacing w:line="480" w:lineRule="auto"/>
        <w:rPr>
          <w:rFonts w:ascii="Times New Roman" w:eastAsia="Times New Roman" w:hAnsi="Times New Roman" w:cs="Times New Roman"/>
          <w:sz w:val="24"/>
          <w:szCs w:val="24"/>
        </w:rPr>
      </w:pPr>
    </w:p>
    <w:p w14:paraId="28E1FD73" w14:textId="77777777" w:rsidR="00523288" w:rsidRDefault="00925D81">
      <w:pPr>
        <w:spacing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Ebersole, J. L., </w:t>
      </w:r>
      <w:proofErr w:type="spellStart"/>
      <w:r w:rsidRPr="005D42A8">
        <w:rPr>
          <w:rFonts w:ascii="Times New Roman" w:eastAsia="Times New Roman" w:hAnsi="Times New Roman" w:cs="Times New Roman"/>
          <w:sz w:val="24"/>
          <w:szCs w:val="24"/>
        </w:rPr>
        <w:t>Quiñones</w:t>
      </w:r>
      <w:proofErr w:type="spellEnd"/>
      <w:r w:rsidRPr="005D42A8">
        <w:rPr>
          <w:rFonts w:ascii="Times New Roman" w:eastAsia="Times New Roman" w:hAnsi="Times New Roman" w:cs="Times New Roman"/>
          <w:sz w:val="24"/>
          <w:szCs w:val="24"/>
        </w:rPr>
        <w:t xml:space="preserve">, R. M., Clements, S., &amp; Letcher, B. H. (2020). </w:t>
      </w:r>
      <w:r>
        <w:rPr>
          <w:rFonts w:ascii="Times New Roman" w:eastAsia="Times New Roman" w:hAnsi="Times New Roman" w:cs="Times New Roman"/>
          <w:sz w:val="24"/>
          <w:szCs w:val="24"/>
        </w:rPr>
        <w:t xml:space="preserve">Managing climate refugia for freshwater fishes under an expanding human footprint.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18, 271-280.</w:t>
      </w:r>
    </w:p>
    <w:p w14:paraId="00C4DC27" w14:textId="77777777" w:rsidR="00523288" w:rsidRDefault="00523288">
      <w:pPr>
        <w:spacing w:line="480" w:lineRule="auto"/>
        <w:rPr>
          <w:rFonts w:ascii="Times New Roman" w:eastAsia="Times New Roman" w:hAnsi="Times New Roman" w:cs="Times New Roman"/>
          <w:sz w:val="24"/>
          <w:szCs w:val="24"/>
        </w:rPr>
      </w:pPr>
    </w:p>
    <w:p w14:paraId="1B3E809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&amp; Lowe, W. H. (2019). The landscape ecology of rivers: from patch-based to spatial network analyses. </w:t>
      </w:r>
      <w:r>
        <w:rPr>
          <w:rFonts w:ascii="Times New Roman" w:eastAsia="Times New Roman" w:hAnsi="Times New Roman" w:cs="Times New Roman"/>
          <w:i/>
          <w:sz w:val="24"/>
          <w:szCs w:val="24"/>
        </w:rPr>
        <w:t>Current Landscape Ecology Reports</w:t>
      </w:r>
      <w:r>
        <w:rPr>
          <w:rFonts w:ascii="Times New Roman" w:eastAsia="Times New Roman" w:hAnsi="Times New Roman" w:cs="Times New Roman"/>
          <w:sz w:val="24"/>
          <w:szCs w:val="24"/>
        </w:rPr>
        <w:t>, 4, 103-112.</w:t>
      </w:r>
    </w:p>
    <w:p w14:paraId="47D6D739" w14:textId="77777777" w:rsidR="00523288" w:rsidRDefault="00523288">
      <w:pPr>
        <w:spacing w:line="480" w:lineRule="auto"/>
        <w:rPr>
          <w:rFonts w:ascii="Times New Roman" w:eastAsia="Times New Roman" w:hAnsi="Times New Roman" w:cs="Times New Roman"/>
          <w:sz w:val="24"/>
          <w:szCs w:val="24"/>
        </w:rPr>
      </w:pPr>
    </w:p>
    <w:p w14:paraId="180B92EB"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Erős</w:t>
      </w:r>
      <w:proofErr w:type="spellEnd"/>
      <w:r>
        <w:rPr>
          <w:rFonts w:ascii="Times New Roman" w:eastAsia="Times New Roman" w:hAnsi="Times New Roman" w:cs="Times New Roman"/>
          <w:sz w:val="24"/>
          <w:szCs w:val="24"/>
        </w:rPr>
        <w:t xml:space="preserve">, T., Olden, J. D., Schick, R. S.,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D., &amp; Fortin, M. J. (2012). Characterizing connectivity relationships in freshwaters using patch-based graphs.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27, 303-317.</w:t>
      </w:r>
    </w:p>
    <w:p w14:paraId="0F0FFE11" w14:textId="77777777" w:rsidR="00523288" w:rsidRDefault="00523288">
      <w:pPr>
        <w:spacing w:line="480" w:lineRule="auto"/>
        <w:rPr>
          <w:rFonts w:ascii="Times New Roman" w:eastAsia="Times New Roman" w:hAnsi="Times New Roman" w:cs="Times New Roman"/>
          <w:sz w:val="24"/>
          <w:szCs w:val="24"/>
        </w:rPr>
      </w:pPr>
    </w:p>
    <w:p w14:paraId="73928A98"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w:t>
      </w:r>
      <w:proofErr w:type="spellStart"/>
      <w:r>
        <w:rPr>
          <w:rFonts w:ascii="Times New Roman" w:eastAsia="Times New Roman" w:hAnsi="Times New Roman" w:cs="Times New Roman"/>
          <w:sz w:val="24"/>
          <w:szCs w:val="24"/>
        </w:rPr>
        <w:t>Schmera</w:t>
      </w:r>
      <w:proofErr w:type="spellEnd"/>
      <w:r>
        <w:rPr>
          <w:rFonts w:ascii="Times New Roman" w:eastAsia="Times New Roman" w:hAnsi="Times New Roman" w:cs="Times New Roman"/>
          <w:sz w:val="24"/>
          <w:szCs w:val="24"/>
        </w:rPr>
        <w:t xml:space="preserve">, D., &amp; Schick, R. S. (2011). Network thinking in riverscape conservation–a graph-based approach.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144, 184-192.</w:t>
      </w:r>
    </w:p>
    <w:p w14:paraId="57DBE0CE" w14:textId="77777777" w:rsidR="00523288" w:rsidRDefault="00523288">
      <w:pPr>
        <w:spacing w:line="480" w:lineRule="auto"/>
        <w:rPr>
          <w:rFonts w:ascii="Times New Roman" w:eastAsia="Times New Roman" w:hAnsi="Times New Roman" w:cs="Times New Roman"/>
          <w:sz w:val="24"/>
          <w:szCs w:val="24"/>
        </w:rPr>
      </w:pPr>
    </w:p>
    <w:p w14:paraId="294C14C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Estrada, E., &amp;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Ö. (2008). Using network centrality measures to manage landscape connectivity.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18, 1810-1825.</w:t>
      </w:r>
    </w:p>
    <w:p w14:paraId="66C5FD3E" w14:textId="77777777" w:rsidR="00523288" w:rsidRDefault="00523288">
      <w:pPr>
        <w:spacing w:line="480" w:lineRule="auto"/>
        <w:rPr>
          <w:rFonts w:ascii="Times New Roman" w:eastAsia="Times New Roman" w:hAnsi="Times New Roman" w:cs="Times New Roman"/>
          <w:sz w:val="24"/>
          <w:szCs w:val="24"/>
        </w:rPr>
      </w:pPr>
    </w:p>
    <w:p w14:paraId="54912364"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Fergus, C. E., Lapierre, J. F., Oliver, S. K., </w:t>
      </w:r>
      <w:proofErr w:type="spellStart"/>
      <w:r>
        <w:rPr>
          <w:rFonts w:ascii="Times New Roman" w:eastAsia="Times New Roman" w:hAnsi="Times New Roman" w:cs="Times New Roman"/>
          <w:sz w:val="24"/>
          <w:szCs w:val="24"/>
        </w:rPr>
        <w:t>Skaff</w:t>
      </w:r>
      <w:proofErr w:type="spellEnd"/>
      <w:r>
        <w:rPr>
          <w:rFonts w:ascii="Times New Roman" w:eastAsia="Times New Roman" w:hAnsi="Times New Roman" w:cs="Times New Roman"/>
          <w:sz w:val="24"/>
          <w:szCs w:val="24"/>
        </w:rPr>
        <w:t xml:space="preserve">, N. K.,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Webster, K., Scott, C. &amp;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(2017). The freshwater landscape: lake, wetland, and stream abundance and connectivity at macroscales. </w:t>
      </w:r>
      <w:r>
        <w:rPr>
          <w:rFonts w:ascii="Times New Roman" w:eastAsia="Times New Roman" w:hAnsi="Times New Roman" w:cs="Times New Roman"/>
          <w:i/>
          <w:sz w:val="24"/>
          <w:szCs w:val="24"/>
        </w:rPr>
        <w:t>Ecosphere</w:t>
      </w:r>
      <w:r>
        <w:rPr>
          <w:rFonts w:ascii="Times New Roman" w:eastAsia="Times New Roman" w:hAnsi="Times New Roman" w:cs="Times New Roman"/>
          <w:sz w:val="24"/>
          <w:szCs w:val="24"/>
        </w:rPr>
        <w:t>, 8, e01911.</w:t>
      </w:r>
    </w:p>
    <w:p w14:paraId="5F07946F" w14:textId="77777777" w:rsidR="00523288" w:rsidRDefault="00523288">
      <w:pPr>
        <w:spacing w:line="480" w:lineRule="auto"/>
        <w:rPr>
          <w:rFonts w:ascii="Times New Roman" w:eastAsia="Times New Roman" w:hAnsi="Times New Roman" w:cs="Times New Roman"/>
          <w:sz w:val="24"/>
          <w:szCs w:val="24"/>
        </w:rPr>
      </w:pPr>
    </w:p>
    <w:p w14:paraId="40D64FC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Fischer, J., &amp; </w:t>
      </w:r>
      <w:proofErr w:type="spellStart"/>
      <w:r>
        <w:rPr>
          <w:rFonts w:ascii="Times New Roman" w:eastAsia="Times New Roman" w:hAnsi="Times New Roman" w:cs="Times New Roman"/>
          <w:sz w:val="24"/>
          <w:szCs w:val="24"/>
        </w:rPr>
        <w:t>Lindenmayer</w:t>
      </w:r>
      <w:proofErr w:type="spellEnd"/>
      <w:r>
        <w:rPr>
          <w:rFonts w:ascii="Times New Roman" w:eastAsia="Times New Roman" w:hAnsi="Times New Roman" w:cs="Times New Roman"/>
          <w:sz w:val="24"/>
          <w:szCs w:val="24"/>
        </w:rPr>
        <w:t xml:space="preserve">, D. B. (2007). Landscape modification and habitat fragmentation: a synthesis. </w:t>
      </w:r>
      <w:r>
        <w:rPr>
          <w:rFonts w:ascii="Times New Roman" w:eastAsia="Times New Roman" w:hAnsi="Times New Roman" w:cs="Times New Roman"/>
          <w:i/>
          <w:sz w:val="24"/>
          <w:szCs w:val="24"/>
        </w:rPr>
        <w:t>Global Ecology and Biogeography</w:t>
      </w:r>
      <w:r>
        <w:rPr>
          <w:rFonts w:ascii="Times New Roman" w:eastAsia="Times New Roman" w:hAnsi="Times New Roman" w:cs="Times New Roman"/>
          <w:sz w:val="24"/>
          <w:szCs w:val="24"/>
        </w:rPr>
        <w:t>, 16, 265-280.</w:t>
      </w:r>
    </w:p>
    <w:p w14:paraId="78BE4207" w14:textId="77777777" w:rsidR="00523288" w:rsidRDefault="00523288">
      <w:pPr>
        <w:spacing w:line="480" w:lineRule="auto"/>
        <w:rPr>
          <w:rFonts w:ascii="Times New Roman" w:eastAsia="Times New Roman" w:hAnsi="Times New Roman" w:cs="Times New Roman"/>
          <w:sz w:val="24"/>
          <w:szCs w:val="24"/>
        </w:rPr>
      </w:pPr>
    </w:p>
    <w:p w14:paraId="35F7F91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Gardner, J. R., </w:t>
      </w:r>
      <w:proofErr w:type="spellStart"/>
      <w:r>
        <w:rPr>
          <w:rFonts w:ascii="Times New Roman" w:eastAsia="Times New Roman" w:hAnsi="Times New Roman" w:cs="Times New Roman"/>
          <w:sz w:val="24"/>
          <w:szCs w:val="24"/>
        </w:rPr>
        <w:t>Pavelsky</w:t>
      </w:r>
      <w:proofErr w:type="spellEnd"/>
      <w:r>
        <w:rPr>
          <w:rFonts w:ascii="Times New Roman" w:eastAsia="Times New Roman" w:hAnsi="Times New Roman" w:cs="Times New Roman"/>
          <w:sz w:val="24"/>
          <w:szCs w:val="24"/>
        </w:rPr>
        <w:t xml:space="preserve">, T. M., &amp; Doyle, M. W. (2019). The abundance, size, and spacing of lakes and reservoirs connected to river networks. </w:t>
      </w:r>
      <w:r>
        <w:rPr>
          <w:rFonts w:ascii="Times New Roman" w:eastAsia="Times New Roman" w:hAnsi="Times New Roman" w:cs="Times New Roman"/>
          <w:i/>
          <w:sz w:val="24"/>
          <w:szCs w:val="24"/>
        </w:rPr>
        <w:t>Geophysical Research Letters</w:t>
      </w:r>
      <w:r>
        <w:rPr>
          <w:rFonts w:ascii="Times New Roman" w:eastAsia="Times New Roman" w:hAnsi="Times New Roman" w:cs="Times New Roman"/>
          <w:sz w:val="24"/>
          <w:szCs w:val="24"/>
        </w:rPr>
        <w:t>, 46, 2592-2601.</w:t>
      </w:r>
    </w:p>
    <w:p w14:paraId="051C76AD" w14:textId="77777777" w:rsidR="00523288" w:rsidRDefault="00523288">
      <w:pPr>
        <w:spacing w:line="480" w:lineRule="auto"/>
        <w:rPr>
          <w:rFonts w:ascii="Times New Roman" w:eastAsia="Times New Roman" w:hAnsi="Times New Roman" w:cs="Times New Roman"/>
          <w:sz w:val="24"/>
          <w:szCs w:val="24"/>
        </w:rPr>
      </w:pPr>
    </w:p>
    <w:p w14:paraId="3001739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Hall, C. J., </w:t>
      </w:r>
      <w:proofErr w:type="spellStart"/>
      <w:r>
        <w:rPr>
          <w:rFonts w:ascii="Times New Roman" w:eastAsia="Times New Roman" w:hAnsi="Times New Roman" w:cs="Times New Roman"/>
          <w:sz w:val="24"/>
          <w:szCs w:val="24"/>
        </w:rPr>
        <w:t>Jordaan</w:t>
      </w:r>
      <w:proofErr w:type="spellEnd"/>
      <w:r>
        <w:rPr>
          <w:rFonts w:ascii="Times New Roman" w:eastAsia="Times New Roman" w:hAnsi="Times New Roman" w:cs="Times New Roman"/>
          <w:sz w:val="24"/>
          <w:szCs w:val="24"/>
        </w:rPr>
        <w:t xml:space="preserve">, A., &amp; Frisk, M. G. (2011). The historic influence of dams on diadromous fish habitat with a focus on river herring and hydrologic longitudinal connectivity.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26, 95-107.</w:t>
      </w:r>
    </w:p>
    <w:p w14:paraId="42BCFA51" w14:textId="77777777" w:rsidR="00523288" w:rsidRDefault="00523288">
      <w:pPr>
        <w:spacing w:line="480" w:lineRule="auto"/>
        <w:rPr>
          <w:ins w:id="140" w:author="Ian McCullough" w:date="2022-02-14T19:18:00Z"/>
          <w:rFonts w:ascii="Times New Roman" w:eastAsia="Times New Roman" w:hAnsi="Times New Roman" w:cs="Times New Roman"/>
          <w:sz w:val="24"/>
          <w:szCs w:val="24"/>
        </w:rPr>
      </w:pPr>
    </w:p>
    <w:p w14:paraId="66DBDCAD" w14:textId="77777777" w:rsidR="00523288" w:rsidRDefault="00925D81">
      <w:pPr>
        <w:spacing w:line="480" w:lineRule="auto"/>
        <w:rPr>
          <w:ins w:id="141" w:author="Ian McCullough" w:date="2022-02-14T19:18:00Z"/>
          <w:rFonts w:ascii="Times New Roman" w:eastAsia="Times New Roman" w:hAnsi="Times New Roman" w:cs="Times New Roman"/>
          <w:sz w:val="24"/>
          <w:szCs w:val="24"/>
        </w:rPr>
      </w:pPr>
      <w:ins w:id="142" w:author="Ian McCullough" w:date="2022-02-14T19:18:00Z">
        <w:r>
          <w:rPr>
            <w:rFonts w:ascii="Times New Roman" w:eastAsia="Times New Roman" w:hAnsi="Times New Roman" w:cs="Times New Roman"/>
            <w:sz w:val="24"/>
            <w:szCs w:val="24"/>
          </w:rPr>
          <w:t xml:space="preserve">Harper, M., </w:t>
        </w:r>
        <w:proofErr w:type="spellStart"/>
        <w:r>
          <w:rPr>
            <w:rFonts w:ascii="Times New Roman" w:eastAsia="Times New Roman" w:hAnsi="Times New Roman" w:cs="Times New Roman"/>
            <w:sz w:val="24"/>
            <w:szCs w:val="24"/>
          </w:rPr>
          <w:t>Mejbel</w:t>
        </w:r>
        <w:proofErr w:type="spellEnd"/>
        <w:r>
          <w:rPr>
            <w:rFonts w:ascii="Times New Roman" w:eastAsia="Times New Roman" w:hAnsi="Times New Roman" w:cs="Times New Roman"/>
            <w:sz w:val="24"/>
            <w:szCs w:val="24"/>
          </w:rPr>
          <w:t xml:space="preserve">, H. S., </w:t>
        </w:r>
        <w:proofErr w:type="spellStart"/>
        <w:r>
          <w:rPr>
            <w:rFonts w:ascii="Times New Roman" w:eastAsia="Times New Roman" w:hAnsi="Times New Roman" w:cs="Times New Roman"/>
            <w:sz w:val="24"/>
            <w:szCs w:val="24"/>
          </w:rPr>
          <w:t>Longert</w:t>
        </w:r>
        <w:proofErr w:type="spellEnd"/>
        <w:r>
          <w:rPr>
            <w:rFonts w:ascii="Times New Roman" w:eastAsia="Times New Roman" w:hAnsi="Times New Roman" w:cs="Times New Roman"/>
            <w:sz w:val="24"/>
            <w:szCs w:val="24"/>
          </w:rPr>
          <w:t xml:space="preserve">, D., Abell, R., Beard, T. D., Bennett, J. R., Carlsen, S. M., </w:t>
        </w:r>
        <w:proofErr w:type="spellStart"/>
        <w:r>
          <w:rPr>
            <w:rFonts w:ascii="Times New Roman" w:eastAsia="Times New Roman" w:hAnsi="Times New Roman" w:cs="Times New Roman"/>
            <w:sz w:val="24"/>
            <w:szCs w:val="24"/>
          </w:rPr>
          <w:t>Darwall</w:t>
        </w:r>
        <w:proofErr w:type="spellEnd"/>
        <w:r>
          <w:rPr>
            <w:rFonts w:ascii="Times New Roman" w:eastAsia="Times New Roman" w:hAnsi="Times New Roman" w:cs="Times New Roman"/>
            <w:sz w:val="24"/>
            <w:szCs w:val="24"/>
          </w:rPr>
          <w:t xml:space="preserve">, W., Dell, A., </w:t>
        </w:r>
        <w:proofErr w:type="spellStart"/>
        <w:r>
          <w:rPr>
            <w:rFonts w:ascii="Times New Roman" w:eastAsia="Times New Roman" w:hAnsi="Times New Roman" w:cs="Times New Roman"/>
            <w:sz w:val="24"/>
            <w:szCs w:val="24"/>
          </w:rPr>
          <w:t>Domisch</w:t>
        </w:r>
        <w:proofErr w:type="spellEnd"/>
        <w:r>
          <w:rPr>
            <w:rFonts w:ascii="Times New Roman" w:eastAsia="Times New Roman" w:hAnsi="Times New Roman" w:cs="Times New Roman"/>
            <w:sz w:val="24"/>
            <w:szCs w:val="24"/>
          </w:rPr>
          <w:t xml:space="preserve">, S., Dudgeon, D., </w:t>
        </w:r>
        <w:proofErr w:type="spellStart"/>
        <w:r>
          <w:rPr>
            <w:rFonts w:ascii="Times New Roman" w:eastAsia="Times New Roman" w:hAnsi="Times New Roman" w:cs="Times New Roman"/>
            <w:sz w:val="24"/>
            <w:szCs w:val="24"/>
          </w:rPr>
          <w:t>Freyhof</w:t>
        </w:r>
        <w:proofErr w:type="spellEnd"/>
        <w:r>
          <w:rPr>
            <w:rFonts w:ascii="Times New Roman" w:eastAsia="Times New Roman" w:hAnsi="Times New Roman" w:cs="Times New Roman"/>
            <w:sz w:val="24"/>
            <w:szCs w:val="24"/>
          </w:rPr>
          <w:t xml:space="preserve">, J., Harrison, I., Hughes, K., </w:t>
        </w:r>
        <w:proofErr w:type="spellStart"/>
        <w:r>
          <w:rPr>
            <w:rFonts w:ascii="Times New Roman" w:eastAsia="Times New Roman" w:hAnsi="Times New Roman" w:cs="Times New Roman"/>
            <w:sz w:val="24"/>
            <w:szCs w:val="24"/>
          </w:rPr>
          <w:t>Jahnig</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Jeschke</w:t>
        </w:r>
        <w:proofErr w:type="spellEnd"/>
        <w:r>
          <w:rPr>
            <w:rFonts w:ascii="Times New Roman" w:eastAsia="Times New Roman" w:hAnsi="Times New Roman" w:cs="Times New Roman"/>
            <w:sz w:val="24"/>
            <w:szCs w:val="24"/>
          </w:rPr>
          <w:t xml:space="preserve">, J. M., Lansdown, R., </w:t>
        </w:r>
        <w:proofErr w:type="spellStart"/>
        <w:r>
          <w:rPr>
            <w:rFonts w:ascii="Times New Roman" w:eastAsia="Times New Roman" w:hAnsi="Times New Roman" w:cs="Times New Roman"/>
            <w:sz w:val="24"/>
            <w:szCs w:val="24"/>
          </w:rPr>
          <w:t>Lintermans</w:t>
        </w:r>
        <w:proofErr w:type="spellEnd"/>
        <w:r>
          <w:rPr>
            <w:rFonts w:ascii="Times New Roman" w:eastAsia="Times New Roman" w:hAnsi="Times New Roman" w:cs="Times New Roman"/>
            <w:sz w:val="24"/>
            <w:szCs w:val="24"/>
          </w:rPr>
          <w:t xml:space="preserve">, M., Lynch, A., Meredith, H. M. R., </w:t>
        </w:r>
        <w:proofErr w:type="spellStart"/>
        <w:r>
          <w:rPr>
            <w:rFonts w:ascii="Times New Roman" w:eastAsia="Times New Roman" w:hAnsi="Times New Roman" w:cs="Times New Roman"/>
            <w:sz w:val="24"/>
            <w:szCs w:val="24"/>
          </w:rPr>
          <w:t>Molur</w:t>
        </w:r>
        <w:proofErr w:type="spellEnd"/>
        <w:r>
          <w:rPr>
            <w:rFonts w:ascii="Times New Roman" w:eastAsia="Times New Roman" w:hAnsi="Times New Roman" w:cs="Times New Roman"/>
            <w:sz w:val="24"/>
            <w:szCs w:val="24"/>
          </w:rPr>
          <w:t>, S., Olden, J. D., Ormerod, S. J., Patricio, H., Reid, A. J., Schmidt-</w:t>
        </w:r>
        <w:proofErr w:type="spellStart"/>
        <w:r>
          <w:rPr>
            <w:rFonts w:ascii="Times New Roman" w:eastAsia="Times New Roman" w:hAnsi="Times New Roman" w:cs="Times New Roman"/>
            <w:sz w:val="24"/>
            <w:szCs w:val="24"/>
          </w:rPr>
          <w:t>Kloiber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Thieme</w:t>
        </w:r>
        <w:proofErr w:type="spellEnd"/>
        <w:r>
          <w:rPr>
            <w:rFonts w:ascii="Times New Roman" w:eastAsia="Times New Roman" w:hAnsi="Times New Roman" w:cs="Times New Roman"/>
            <w:sz w:val="24"/>
            <w:szCs w:val="24"/>
          </w:rPr>
          <w:t xml:space="preserve">, M., Tickner, D., </w:t>
        </w:r>
        <w:proofErr w:type="spellStart"/>
        <w:r>
          <w:rPr>
            <w:rFonts w:ascii="Times New Roman" w:eastAsia="Times New Roman" w:hAnsi="Times New Roman" w:cs="Times New Roman"/>
            <w:sz w:val="24"/>
            <w:szCs w:val="24"/>
          </w:rPr>
          <w:t>Turak</w:t>
        </w:r>
        <w:proofErr w:type="spellEnd"/>
        <w:r>
          <w:rPr>
            <w:rFonts w:ascii="Times New Roman" w:eastAsia="Times New Roman" w:hAnsi="Times New Roman" w:cs="Times New Roman"/>
            <w:sz w:val="24"/>
            <w:szCs w:val="24"/>
          </w:rPr>
          <w:t>, E., Weyl, O. L. F., &amp; Cooke, S. J. (2021). Twenty‐five essential research questions to inform the protection and restoration of freshwater biodiversity. Aquatic Conservation: Marine and Freshwater Ecosystems, 31(9), 2632-2653.</w:t>
        </w:r>
      </w:ins>
    </w:p>
    <w:p w14:paraId="1BADBE3A" w14:textId="77777777" w:rsidR="00523288" w:rsidRDefault="00523288">
      <w:pPr>
        <w:spacing w:line="480" w:lineRule="auto"/>
        <w:rPr>
          <w:rFonts w:ascii="Times New Roman" w:eastAsia="Times New Roman" w:hAnsi="Times New Roman" w:cs="Times New Roman"/>
          <w:sz w:val="24"/>
          <w:szCs w:val="24"/>
        </w:rPr>
      </w:pPr>
    </w:p>
    <w:p w14:paraId="736787B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Harvey, J. W., &amp; </w:t>
      </w:r>
      <w:proofErr w:type="spellStart"/>
      <w:r>
        <w:rPr>
          <w:rFonts w:ascii="Times New Roman" w:eastAsia="Times New Roman" w:hAnsi="Times New Roman" w:cs="Times New Roman"/>
          <w:sz w:val="24"/>
          <w:szCs w:val="24"/>
        </w:rPr>
        <w:t>Schmadel</w:t>
      </w:r>
      <w:proofErr w:type="spellEnd"/>
      <w:r>
        <w:rPr>
          <w:rFonts w:ascii="Times New Roman" w:eastAsia="Times New Roman" w:hAnsi="Times New Roman" w:cs="Times New Roman"/>
          <w:sz w:val="24"/>
          <w:szCs w:val="24"/>
        </w:rPr>
        <w:t xml:space="preserve">, N. M. (2021). The river </w:t>
      </w:r>
      <w:proofErr w:type="spellStart"/>
      <w:r>
        <w:rPr>
          <w:rFonts w:ascii="Times New Roman" w:eastAsia="Times New Roman" w:hAnsi="Times New Roman" w:cs="Times New Roman"/>
          <w:sz w:val="24"/>
          <w:szCs w:val="24"/>
        </w:rPr>
        <w:t>borridor’s</w:t>
      </w:r>
      <w:proofErr w:type="spellEnd"/>
      <w:r>
        <w:rPr>
          <w:rFonts w:ascii="Times New Roman" w:eastAsia="Times New Roman" w:hAnsi="Times New Roman" w:cs="Times New Roman"/>
          <w:sz w:val="24"/>
          <w:szCs w:val="24"/>
        </w:rPr>
        <w:t xml:space="preserve"> evolving connectivity of lotic and lentic waters. </w:t>
      </w:r>
      <w:r>
        <w:rPr>
          <w:rFonts w:ascii="Times New Roman" w:eastAsia="Times New Roman" w:hAnsi="Times New Roman" w:cs="Times New Roman"/>
          <w:i/>
          <w:sz w:val="24"/>
          <w:szCs w:val="24"/>
        </w:rPr>
        <w:t>Linking Hydrological and Biogeochemical Processes in Riparian Corridors</w:t>
      </w:r>
      <w:r>
        <w:rPr>
          <w:rFonts w:ascii="Times New Roman" w:eastAsia="Times New Roman" w:hAnsi="Times New Roman" w:cs="Times New Roman"/>
          <w:sz w:val="24"/>
          <w:szCs w:val="24"/>
        </w:rPr>
        <w:t>.</w:t>
      </w:r>
    </w:p>
    <w:p w14:paraId="65CD7C39" w14:textId="77777777" w:rsidR="00523288" w:rsidRDefault="00523288">
      <w:pPr>
        <w:spacing w:line="480" w:lineRule="auto"/>
        <w:rPr>
          <w:rFonts w:ascii="Times New Roman" w:eastAsia="Times New Roman" w:hAnsi="Times New Roman" w:cs="Times New Roman"/>
          <w:sz w:val="24"/>
          <w:szCs w:val="24"/>
        </w:rPr>
      </w:pPr>
    </w:p>
    <w:p w14:paraId="1723785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Heim, K. C., Arp, C. D., Whitman, M. S., &amp; </w:t>
      </w:r>
      <w:proofErr w:type="spellStart"/>
      <w:r>
        <w:rPr>
          <w:rFonts w:ascii="Times New Roman" w:eastAsia="Times New Roman" w:hAnsi="Times New Roman" w:cs="Times New Roman"/>
          <w:sz w:val="24"/>
          <w:szCs w:val="24"/>
        </w:rPr>
        <w:t>Wipfli</w:t>
      </w:r>
      <w:proofErr w:type="spellEnd"/>
      <w:r>
        <w:rPr>
          <w:rFonts w:ascii="Times New Roman" w:eastAsia="Times New Roman" w:hAnsi="Times New Roman" w:cs="Times New Roman"/>
          <w:sz w:val="24"/>
          <w:szCs w:val="24"/>
        </w:rPr>
        <w:t xml:space="preserve">, M. S. (2019). The complementary role of lentic and lotic habitats for Arctic grayling in a complex stream‐lake network in Arctic Alaska. </w:t>
      </w:r>
      <w:r>
        <w:rPr>
          <w:rFonts w:ascii="Times New Roman" w:eastAsia="Times New Roman" w:hAnsi="Times New Roman" w:cs="Times New Roman"/>
          <w:i/>
          <w:sz w:val="24"/>
          <w:szCs w:val="24"/>
        </w:rPr>
        <w:t>Ecology of Freshwater Fish</w:t>
      </w:r>
      <w:r>
        <w:rPr>
          <w:rFonts w:ascii="Times New Roman" w:eastAsia="Times New Roman" w:hAnsi="Times New Roman" w:cs="Times New Roman"/>
          <w:sz w:val="24"/>
          <w:szCs w:val="24"/>
        </w:rPr>
        <w:t>, 28, 209-221.</w:t>
      </w:r>
    </w:p>
    <w:p w14:paraId="46CC6F15" w14:textId="77777777" w:rsidR="00523288" w:rsidRDefault="00523288">
      <w:pPr>
        <w:spacing w:line="480" w:lineRule="auto"/>
        <w:rPr>
          <w:rFonts w:ascii="Times New Roman" w:eastAsia="Times New Roman" w:hAnsi="Times New Roman" w:cs="Times New Roman"/>
          <w:sz w:val="24"/>
          <w:szCs w:val="24"/>
        </w:rPr>
      </w:pPr>
    </w:p>
    <w:p w14:paraId="2BCE4B6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Heller, N. E., &amp; </w:t>
      </w:r>
      <w:proofErr w:type="spellStart"/>
      <w:r>
        <w:rPr>
          <w:rFonts w:ascii="Times New Roman" w:eastAsia="Times New Roman" w:hAnsi="Times New Roman" w:cs="Times New Roman"/>
          <w:sz w:val="24"/>
          <w:szCs w:val="24"/>
        </w:rPr>
        <w:t>Zavaleta</w:t>
      </w:r>
      <w:proofErr w:type="spellEnd"/>
      <w:r>
        <w:rPr>
          <w:rFonts w:ascii="Times New Roman" w:eastAsia="Times New Roman" w:hAnsi="Times New Roman" w:cs="Times New Roman"/>
          <w:sz w:val="24"/>
          <w:szCs w:val="24"/>
        </w:rPr>
        <w:t xml:space="preserve">, E. S. (2009). Biodiversity management in the face of climate change: a review of 22 years of recommendations. </w:t>
      </w:r>
      <w:r>
        <w:rPr>
          <w:rFonts w:ascii="Times New Roman" w:eastAsia="Times New Roman" w:hAnsi="Times New Roman" w:cs="Times New Roman"/>
          <w:i/>
          <w:sz w:val="24"/>
          <w:szCs w:val="24"/>
        </w:rPr>
        <w:t>Biological Conservation</w:t>
      </w:r>
      <w:r>
        <w:rPr>
          <w:rFonts w:ascii="Times New Roman" w:eastAsia="Times New Roman" w:hAnsi="Times New Roman" w:cs="Times New Roman"/>
          <w:sz w:val="24"/>
          <w:szCs w:val="24"/>
        </w:rPr>
        <w:t>, 142, 14-32.</w:t>
      </w:r>
    </w:p>
    <w:p w14:paraId="2430636D" w14:textId="77777777" w:rsidR="00523288" w:rsidRDefault="00523288">
      <w:pPr>
        <w:spacing w:line="480" w:lineRule="auto"/>
        <w:rPr>
          <w:rFonts w:ascii="Times New Roman" w:eastAsia="Times New Roman" w:hAnsi="Times New Roman" w:cs="Times New Roman"/>
          <w:sz w:val="24"/>
          <w:szCs w:val="24"/>
        </w:rPr>
      </w:pPr>
    </w:p>
    <w:p w14:paraId="6F63035E"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Herlihy, A. T., Paulsen, S. G., Sickle, J. V., Stoddard, J. L., Hawkins, C. P., &amp; Yuan, L. L. (2008). Striving for consistency in a national assessment: the challenges of applying a reference-condition approach at a continental scale. </w:t>
      </w:r>
      <w:r>
        <w:rPr>
          <w:rFonts w:ascii="Times New Roman" w:eastAsia="Times New Roman" w:hAnsi="Times New Roman" w:cs="Times New Roman"/>
          <w:i/>
          <w:sz w:val="24"/>
          <w:szCs w:val="24"/>
        </w:rPr>
        <w:t xml:space="preserve">Journal of the North American </w:t>
      </w:r>
      <w:proofErr w:type="spellStart"/>
      <w:r>
        <w:rPr>
          <w:rFonts w:ascii="Times New Roman" w:eastAsia="Times New Roman" w:hAnsi="Times New Roman" w:cs="Times New Roman"/>
          <w:i/>
          <w:sz w:val="24"/>
          <w:szCs w:val="24"/>
        </w:rPr>
        <w:t>Benthological</w:t>
      </w:r>
      <w:proofErr w:type="spellEnd"/>
      <w:r>
        <w:rPr>
          <w:rFonts w:ascii="Times New Roman" w:eastAsia="Times New Roman" w:hAnsi="Times New Roman" w:cs="Times New Roman"/>
          <w:i/>
          <w:sz w:val="24"/>
          <w:szCs w:val="24"/>
        </w:rPr>
        <w:t xml:space="preserve"> Society</w:t>
      </w:r>
      <w:r>
        <w:rPr>
          <w:rFonts w:ascii="Times New Roman" w:eastAsia="Times New Roman" w:hAnsi="Times New Roman" w:cs="Times New Roman"/>
          <w:sz w:val="24"/>
          <w:szCs w:val="24"/>
        </w:rPr>
        <w:t>, 27, 860-877.</w:t>
      </w:r>
    </w:p>
    <w:p w14:paraId="448524E2" w14:textId="77777777" w:rsidR="00523288" w:rsidRDefault="00523288">
      <w:pPr>
        <w:spacing w:line="480" w:lineRule="auto"/>
        <w:rPr>
          <w:rFonts w:ascii="Times New Roman" w:eastAsia="Times New Roman" w:hAnsi="Times New Roman" w:cs="Times New Roman"/>
          <w:sz w:val="24"/>
          <w:szCs w:val="24"/>
        </w:rPr>
      </w:pPr>
    </w:p>
    <w:p w14:paraId="42E4D622"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Hermoso</w:t>
      </w:r>
      <w:proofErr w:type="spellEnd"/>
      <w:r>
        <w:rPr>
          <w:rFonts w:ascii="Times New Roman" w:eastAsia="Times New Roman" w:hAnsi="Times New Roman" w:cs="Times New Roman"/>
          <w:sz w:val="24"/>
          <w:szCs w:val="24"/>
        </w:rPr>
        <w:t xml:space="preserve">, V., Filipe, A. F., </w:t>
      </w:r>
      <w:proofErr w:type="spellStart"/>
      <w:r>
        <w:rPr>
          <w:rFonts w:ascii="Times New Roman" w:eastAsia="Times New Roman" w:hAnsi="Times New Roman" w:cs="Times New Roman"/>
          <w:sz w:val="24"/>
          <w:szCs w:val="24"/>
        </w:rPr>
        <w:t>Segurado</w:t>
      </w:r>
      <w:proofErr w:type="spellEnd"/>
      <w:r>
        <w:rPr>
          <w:rFonts w:ascii="Times New Roman" w:eastAsia="Times New Roman" w:hAnsi="Times New Roman" w:cs="Times New Roman"/>
          <w:sz w:val="24"/>
          <w:szCs w:val="24"/>
        </w:rPr>
        <w:t xml:space="preserve">, P., &amp; Beja, P. (2018). Freshwater conservation in a fragmented world: dealing with barriers in a systematic planning framework.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28, 17-25.</w:t>
      </w:r>
    </w:p>
    <w:p w14:paraId="5FF79CA2" w14:textId="77777777" w:rsidR="00523288" w:rsidRDefault="00523288">
      <w:pPr>
        <w:spacing w:line="480" w:lineRule="auto"/>
        <w:rPr>
          <w:rFonts w:ascii="Times New Roman" w:eastAsia="Times New Roman" w:hAnsi="Times New Roman" w:cs="Times New Roman"/>
          <w:sz w:val="24"/>
          <w:szCs w:val="24"/>
        </w:rPr>
      </w:pPr>
    </w:p>
    <w:p w14:paraId="3940DB3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Jaeger, K. L., Olden, J. D., &amp; </w:t>
      </w:r>
      <w:proofErr w:type="spellStart"/>
      <w:r>
        <w:rPr>
          <w:rFonts w:ascii="Times New Roman" w:eastAsia="Times New Roman" w:hAnsi="Times New Roman" w:cs="Times New Roman"/>
          <w:sz w:val="24"/>
          <w:szCs w:val="24"/>
        </w:rPr>
        <w:t>Pelland</w:t>
      </w:r>
      <w:proofErr w:type="spellEnd"/>
      <w:r>
        <w:rPr>
          <w:rFonts w:ascii="Times New Roman" w:eastAsia="Times New Roman" w:hAnsi="Times New Roman" w:cs="Times New Roman"/>
          <w:sz w:val="24"/>
          <w:szCs w:val="24"/>
        </w:rPr>
        <w:t xml:space="preserve">, N. A. (2014). Climate change poised to threaten hydrologic connectivity and endemic fishes in dryland streams.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111, 13894-13899.</w:t>
      </w:r>
    </w:p>
    <w:p w14:paraId="08271AE3" w14:textId="77777777" w:rsidR="00523288" w:rsidRDefault="00523288">
      <w:pPr>
        <w:spacing w:line="480" w:lineRule="auto"/>
        <w:rPr>
          <w:rFonts w:ascii="Times New Roman" w:eastAsia="Times New Roman" w:hAnsi="Times New Roman" w:cs="Times New Roman"/>
          <w:sz w:val="24"/>
          <w:szCs w:val="24"/>
        </w:rPr>
      </w:pPr>
    </w:p>
    <w:p w14:paraId="5F3F2F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Jenkins, C. N., Van </w:t>
      </w:r>
      <w:proofErr w:type="spellStart"/>
      <w:r>
        <w:rPr>
          <w:rFonts w:ascii="Times New Roman" w:eastAsia="Times New Roman" w:hAnsi="Times New Roman" w:cs="Times New Roman"/>
          <w:sz w:val="24"/>
          <w:szCs w:val="24"/>
        </w:rPr>
        <w:t>Houtan</w:t>
      </w:r>
      <w:proofErr w:type="spellEnd"/>
      <w:r>
        <w:rPr>
          <w:rFonts w:ascii="Times New Roman" w:eastAsia="Times New Roman" w:hAnsi="Times New Roman" w:cs="Times New Roman"/>
          <w:sz w:val="24"/>
          <w:szCs w:val="24"/>
        </w:rPr>
        <w:t xml:space="preserve">, K. S., Pimm, S. L., &amp; Sexton, J. O. (2015). US protected lands mismatch biodiversity priorities.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112, 5081-5086.</w:t>
      </w:r>
    </w:p>
    <w:p w14:paraId="16134A66" w14:textId="77777777" w:rsidR="00523288" w:rsidRDefault="00523288">
      <w:pPr>
        <w:spacing w:line="480" w:lineRule="auto"/>
        <w:rPr>
          <w:rFonts w:ascii="Times New Roman" w:eastAsia="Times New Roman" w:hAnsi="Times New Roman" w:cs="Times New Roman"/>
          <w:sz w:val="24"/>
          <w:szCs w:val="24"/>
        </w:rPr>
      </w:pPr>
    </w:p>
    <w:p w14:paraId="7D19D7C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P. T., Olden, J. D., &amp; Vander </w:t>
      </w:r>
      <w:proofErr w:type="spellStart"/>
      <w:r>
        <w:rPr>
          <w:rFonts w:ascii="Times New Roman" w:eastAsia="Times New Roman" w:hAnsi="Times New Roman" w:cs="Times New Roman"/>
          <w:sz w:val="24"/>
          <w:szCs w:val="24"/>
        </w:rPr>
        <w:t>Zanden</w:t>
      </w:r>
      <w:proofErr w:type="spellEnd"/>
      <w:r>
        <w:rPr>
          <w:rFonts w:ascii="Times New Roman" w:eastAsia="Times New Roman" w:hAnsi="Times New Roman" w:cs="Times New Roman"/>
          <w:sz w:val="24"/>
          <w:szCs w:val="24"/>
        </w:rPr>
        <w:t xml:space="preserve">, M. J. (2008). Dam invaders: impoundments facilitate biological invasions into freshwaters.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6, 357-363.</w:t>
      </w:r>
    </w:p>
    <w:p w14:paraId="637824B7" w14:textId="77777777" w:rsidR="00523288" w:rsidRDefault="00523288">
      <w:pPr>
        <w:spacing w:line="480" w:lineRule="auto"/>
        <w:rPr>
          <w:rFonts w:ascii="Times New Roman" w:eastAsia="Times New Roman" w:hAnsi="Times New Roman" w:cs="Times New Roman"/>
          <w:sz w:val="24"/>
          <w:szCs w:val="24"/>
        </w:rPr>
      </w:pPr>
    </w:p>
    <w:p w14:paraId="1325738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Johnson, R. K., &amp; </w:t>
      </w:r>
      <w:proofErr w:type="spellStart"/>
      <w:r>
        <w:rPr>
          <w:rFonts w:ascii="Times New Roman" w:eastAsia="Times New Roman" w:hAnsi="Times New Roman" w:cs="Times New Roman"/>
          <w:sz w:val="24"/>
          <w:szCs w:val="24"/>
        </w:rPr>
        <w:t>Almlöf</w:t>
      </w:r>
      <w:proofErr w:type="spellEnd"/>
      <w:r>
        <w:rPr>
          <w:rFonts w:ascii="Times New Roman" w:eastAsia="Times New Roman" w:hAnsi="Times New Roman" w:cs="Times New Roman"/>
          <w:sz w:val="24"/>
          <w:szCs w:val="24"/>
        </w:rPr>
        <w:t xml:space="preserve">, K. (2016). Adapting boreal streams to climate change: effects of riparian vegetation on water temperature and biological assemblages. </w:t>
      </w:r>
      <w:r>
        <w:rPr>
          <w:rFonts w:ascii="Times New Roman" w:eastAsia="Times New Roman" w:hAnsi="Times New Roman" w:cs="Times New Roman"/>
          <w:i/>
          <w:sz w:val="24"/>
          <w:szCs w:val="24"/>
        </w:rPr>
        <w:t>Freshwater Science</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35</w:t>
      </w:r>
      <w:r>
        <w:rPr>
          <w:rFonts w:ascii="Times New Roman" w:eastAsia="Times New Roman" w:hAnsi="Times New Roman" w:cs="Times New Roman"/>
          <w:sz w:val="24"/>
          <w:szCs w:val="24"/>
        </w:rPr>
        <w:t>(3), 984-997.</w:t>
      </w:r>
    </w:p>
    <w:p w14:paraId="1ECCA202" w14:textId="77777777" w:rsidR="00523288" w:rsidRDefault="00523288">
      <w:pPr>
        <w:spacing w:line="480" w:lineRule="auto"/>
        <w:rPr>
          <w:rFonts w:ascii="Times New Roman" w:eastAsia="Times New Roman" w:hAnsi="Times New Roman" w:cs="Times New Roman"/>
          <w:sz w:val="24"/>
          <w:szCs w:val="24"/>
        </w:rPr>
      </w:pPr>
    </w:p>
    <w:p w14:paraId="2B6FFC85"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Jones, N. E. (2010). Incorporating lakes within the river </w:t>
      </w:r>
      <w:proofErr w:type="spellStart"/>
      <w:r>
        <w:rPr>
          <w:rFonts w:ascii="Times New Roman" w:eastAsia="Times New Roman" w:hAnsi="Times New Roman" w:cs="Times New Roman"/>
          <w:sz w:val="24"/>
          <w:szCs w:val="24"/>
        </w:rPr>
        <w:t>discontinuum</w:t>
      </w:r>
      <w:proofErr w:type="spellEnd"/>
      <w:r>
        <w:rPr>
          <w:rFonts w:ascii="Times New Roman" w:eastAsia="Times New Roman" w:hAnsi="Times New Roman" w:cs="Times New Roman"/>
          <w:sz w:val="24"/>
          <w:szCs w:val="24"/>
        </w:rPr>
        <w:t xml:space="preserve">: longitudinal changes in ecological characteristics in stream–lake networks.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67, 1350-1362.</w:t>
      </w:r>
    </w:p>
    <w:p w14:paraId="02375356" w14:textId="77777777" w:rsidR="00523288" w:rsidRDefault="00523288">
      <w:pPr>
        <w:spacing w:line="480" w:lineRule="auto"/>
        <w:rPr>
          <w:rFonts w:ascii="Times New Roman" w:eastAsia="Times New Roman" w:hAnsi="Times New Roman" w:cs="Times New Roman"/>
          <w:sz w:val="24"/>
          <w:szCs w:val="24"/>
        </w:rPr>
      </w:pPr>
    </w:p>
    <w:p w14:paraId="1F84B5A1"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T. H., Urban, D. L., &amp; Milne, B. T. (1997). Detecting critical scales in fragmented landscapes. </w:t>
      </w:r>
      <w:r>
        <w:rPr>
          <w:rFonts w:ascii="Times New Roman" w:eastAsia="Times New Roman" w:hAnsi="Times New Roman" w:cs="Times New Roman"/>
          <w:i/>
          <w:sz w:val="24"/>
          <w:szCs w:val="24"/>
        </w:rPr>
        <w:t>Conservation Ecology</w:t>
      </w:r>
      <w:r>
        <w:rPr>
          <w:rFonts w:ascii="Times New Roman" w:eastAsia="Times New Roman" w:hAnsi="Times New Roman" w:cs="Times New Roman"/>
          <w:sz w:val="24"/>
          <w:szCs w:val="24"/>
        </w:rPr>
        <w:t>, 1.</w:t>
      </w:r>
    </w:p>
    <w:p w14:paraId="41389B7C" w14:textId="77777777" w:rsidR="00523288" w:rsidRDefault="00523288">
      <w:pPr>
        <w:spacing w:line="480" w:lineRule="auto"/>
        <w:rPr>
          <w:rFonts w:ascii="Times New Roman" w:eastAsia="Times New Roman" w:hAnsi="Times New Roman" w:cs="Times New Roman"/>
          <w:sz w:val="24"/>
          <w:szCs w:val="24"/>
        </w:rPr>
      </w:pPr>
    </w:p>
    <w:p w14:paraId="33B1C528"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t>
      </w:r>
      <w:proofErr w:type="spellStart"/>
      <w:r>
        <w:rPr>
          <w:rFonts w:ascii="Times New Roman" w:eastAsia="Times New Roman" w:hAnsi="Times New Roman" w:cs="Times New Roman"/>
          <w:sz w:val="24"/>
          <w:szCs w:val="24"/>
        </w:rPr>
        <w:t>Bremigan</w:t>
      </w:r>
      <w:proofErr w:type="spellEnd"/>
      <w:r>
        <w:rPr>
          <w:rFonts w:ascii="Times New Roman" w:eastAsia="Times New Roman" w:hAnsi="Times New Roman" w:cs="Times New Roman"/>
          <w:sz w:val="24"/>
          <w:szCs w:val="24"/>
        </w:rPr>
        <w:t xml:space="preserve">, M. T., Infante, D.,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(2021a). Surface water connectivity affects lake and stream fish species richness and composition. </w:t>
      </w:r>
      <w:r>
        <w:rPr>
          <w:rFonts w:ascii="Times New Roman" w:eastAsia="Times New Roman" w:hAnsi="Times New Roman" w:cs="Times New Roman"/>
          <w:i/>
          <w:sz w:val="24"/>
          <w:szCs w:val="24"/>
        </w:rPr>
        <w:t>Canadian Journal of Fisheries and Aquatic Sciences</w:t>
      </w:r>
      <w:r>
        <w:rPr>
          <w:rFonts w:ascii="Times New Roman" w:eastAsia="Times New Roman" w:hAnsi="Times New Roman" w:cs="Times New Roman"/>
          <w:sz w:val="24"/>
          <w:szCs w:val="24"/>
        </w:rPr>
        <w:t>, 78, 433-443.</w:t>
      </w:r>
    </w:p>
    <w:p w14:paraId="45E55298" w14:textId="77777777" w:rsidR="00523288" w:rsidRDefault="00523288">
      <w:pPr>
        <w:spacing w:line="480" w:lineRule="auto"/>
        <w:rPr>
          <w:rFonts w:ascii="Times New Roman" w:eastAsia="Times New Roman" w:hAnsi="Times New Roman" w:cs="Times New Roman"/>
          <w:sz w:val="24"/>
          <w:szCs w:val="24"/>
        </w:rPr>
      </w:pPr>
    </w:p>
    <w:p w14:paraId="099E5A8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Wang, Q., Rodriguez, L.K., </w:t>
      </w:r>
      <w:proofErr w:type="spellStart"/>
      <w:r>
        <w:rPr>
          <w:rFonts w:ascii="Times New Roman" w:eastAsia="Times New Roman" w:hAnsi="Times New Roman" w:cs="Times New Roman"/>
          <w:sz w:val="24"/>
          <w:szCs w:val="24"/>
        </w:rPr>
        <w:t>Haite</w:t>
      </w:r>
      <w:proofErr w:type="spellEnd"/>
      <w:r>
        <w:rPr>
          <w:rFonts w:ascii="Times New Roman" w:eastAsia="Times New Roman" w:hAnsi="Times New Roman" w:cs="Times New Roman"/>
          <w:sz w:val="24"/>
          <w:szCs w:val="24"/>
        </w:rPr>
        <w:t xml:space="preserve">, M., Danila, L., Pang-Ning, T., Zhou, J.,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K.S. (2021b). LAGOS-US NETWORKS v1.0: Data module of surface water networks characterizing connections among lakes, streams, and rivers in the conterminous U.S. Environmental Data Initiative. https://portal.edirepository.org/nis/mapbrowse?packageid=edi.879.1. Dataset accessed 6/1/2021.</w:t>
      </w:r>
    </w:p>
    <w:p w14:paraId="1B02ACB4" w14:textId="77777777" w:rsidR="00523288" w:rsidRDefault="00523288">
      <w:pPr>
        <w:spacing w:line="480" w:lineRule="auto"/>
        <w:rPr>
          <w:rFonts w:ascii="Times New Roman" w:eastAsia="Times New Roman" w:hAnsi="Times New Roman" w:cs="Times New Roman"/>
          <w:sz w:val="24"/>
          <w:szCs w:val="24"/>
        </w:rPr>
      </w:pPr>
    </w:p>
    <w:p w14:paraId="50A844D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King, K. B. S., Wang, Q., Rodriguez, L.K.,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K.S. (2021c). Lake networks and connectivity metrics for the conterminous U.S. (LAGOS-US NETWORKS v1).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6, 293-307.</w:t>
      </w:r>
    </w:p>
    <w:p w14:paraId="6264CE14" w14:textId="77777777" w:rsidR="00523288" w:rsidRDefault="00523288">
      <w:pPr>
        <w:spacing w:line="480" w:lineRule="auto"/>
        <w:rPr>
          <w:rFonts w:ascii="Times New Roman" w:eastAsia="Times New Roman" w:hAnsi="Times New Roman" w:cs="Times New Roman"/>
          <w:sz w:val="24"/>
          <w:szCs w:val="24"/>
        </w:rPr>
      </w:pPr>
    </w:p>
    <w:p w14:paraId="5042D265"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Breckheimer</w:t>
      </w:r>
      <w:proofErr w:type="spellEnd"/>
      <w:r>
        <w:rPr>
          <w:rFonts w:ascii="Times New Roman" w:eastAsia="Times New Roman" w:hAnsi="Times New Roman" w:cs="Times New Roman"/>
          <w:sz w:val="24"/>
          <w:szCs w:val="24"/>
        </w:rPr>
        <w:t xml:space="preserve">, I., Pierce, D. J., Singleton, P. H., Hall, S. A., </w:t>
      </w:r>
      <w:proofErr w:type="spellStart"/>
      <w:r>
        <w:rPr>
          <w:rFonts w:ascii="Times New Roman" w:eastAsia="Times New Roman" w:hAnsi="Times New Roman" w:cs="Times New Roman"/>
          <w:sz w:val="24"/>
          <w:szCs w:val="24"/>
        </w:rPr>
        <w:t>Halupka</w:t>
      </w:r>
      <w:proofErr w:type="spellEnd"/>
      <w:r>
        <w:rPr>
          <w:rFonts w:ascii="Times New Roman" w:eastAsia="Times New Roman" w:hAnsi="Times New Roman" w:cs="Times New Roman"/>
          <w:sz w:val="24"/>
          <w:szCs w:val="24"/>
        </w:rPr>
        <w:t xml:space="preserve">, K. C., Gaines, W. L., Long, R. A., McRae, B. H., </w:t>
      </w:r>
      <w:proofErr w:type="spellStart"/>
      <w:r>
        <w:rPr>
          <w:rFonts w:ascii="Times New Roman" w:eastAsia="Times New Roman" w:hAnsi="Times New Roman" w:cs="Times New Roman"/>
          <w:sz w:val="24"/>
          <w:szCs w:val="24"/>
        </w:rPr>
        <w:t>Cosentino</w:t>
      </w:r>
      <w:proofErr w:type="spellEnd"/>
      <w:r>
        <w:rPr>
          <w:rFonts w:ascii="Times New Roman" w:eastAsia="Times New Roman" w:hAnsi="Times New Roman" w:cs="Times New Roman"/>
          <w:sz w:val="24"/>
          <w:szCs w:val="24"/>
        </w:rPr>
        <w:t xml:space="preserve">, B. L., &amp; </w:t>
      </w:r>
      <w:proofErr w:type="spellStart"/>
      <w:r>
        <w:rPr>
          <w:rFonts w:ascii="Times New Roman" w:eastAsia="Times New Roman" w:hAnsi="Times New Roman" w:cs="Times New Roman"/>
          <w:sz w:val="24"/>
          <w:szCs w:val="24"/>
        </w:rPr>
        <w:t>Schuett</w:t>
      </w:r>
      <w:proofErr w:type="spellEnd"/>
      <w:r>
        <w:rPr>
          <w:rFonts w:ascii="Times New Roman" w:eastAsia="Times New Roman" w:hAnsi="Times New Roman" w:cs="Times New Roman"/>
          <w:sz w:val="24"/>
          <w:szCs w:val="24"/>
        </w:rPr>
        <w:t xml:space="preserve">-Hames, J. P. (2015). Focal </w:t>
      </w:r>
      <w:r>
        <w:rPr>
          <w:rFonts w:ascii="Times New Roman" w:eastAsia="Times New Roman" w:hAnsi="Times New Roman" w:cs="Times New Roman"/>
          <w:sz w:val="24"/>
          <w:szCs w:val="24"/>
        </w:rPr>
        <w:lastRenderedPageBreak/>
        <w:t xml:space="preserve">species and landscape “naturalness” corridor models offer complementary approaches for connectivity conservation planning.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30, 2121-2132.</w:t>
      </w:r>
    </w:p>
    <w:p w14:paraId="2E8E5392" w14:textId="77777777" w:rsidR="00523288" w:rsidRDefault="00523288">
      <w:pPr>
        <w:spacing w:line="480" w:lineRule="auto"/>
        <w:rPr>
          <w:rFonts w:ascii="Times New Roman" w:eastAsia="Times New Roman" w:hAnsi="Times New Roman" w:cs="Times New Roman"/>
          <w:sz w:val="24"/>
          <w:szCs w:val="24"/>
        </w:rPr>
      </w:pPr>
    </w:p>
    <w:p w14:paraId="2528CA94" w14:textId="77777777" w:rsidR="00523288" w:rsidRPr="005D42A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Theobald, D. M., </w:t>
      </w:r>
      <w:proofErr w:type="spellStart"/>
      <w:r>
        <w:rPr>
          <w:rFonts w:ascii="Times New Roman" w:eastAsia="Times New Roman" w:hAnsi="Times New Roman" w:cs="Times New Roman"/>
          <w:sz w:val="24"/>
          <w:szCs w:val="24"/>
        </w:rPr>
        <w:t>Norheim</w:t>
      </w:r>
      <w:proofErr w:type="spellEnd"/>
      <w:r>
        <w:rPr>
          <w:rFonts w:ascii="Times New Roman" w:eastAsia="Times New Roman" w:hAnsi="Times New Roman" w:cs="Times New Roman"/>
          <w:sz w:val="24"/>
          <w:szCs w:val="24"/>
        </w:rPr>
        <w:t xml:space="preserve">, R., &amp; McRae, B. H. (2018). Identifying riparian climate corridors to inform climate adaptation planning. </w:t>
      </w:r>
      <w:proofErr w:type="spellStart"/>
      <w:r w:rsidRPr="005D42A8">
        <w:rPr>
          <w:rFonts w:ascii="Times New Roman" w:eastAsia="Times New Roman" w:hAnsi="Times New Roman" w:cs="Times New Roman"/>
          <w:i/>
          <w:sz w:val="24"/>
          <w:szCs w:val="24"/>
        </w:rPr>
        <w:t>PLoS</w:t>
      </w:r>
      <w:proofErr w:type="spellEnd"/>
      <w:r w:rsidRPr="005D42A8">
        <w:rPr>
          <w:rFonts w:ascii="Times New Roman" w:eastAsia="Times New Roman" w:hAnsi="Times New Roman" w:cs="Times New Roman"/>
          <w:i/>
          <w:sz w:val="24"/>
          <w:szCs w:val="24"/>
        </w:rPr>
        <w:t xml:space="preserve"> One</w:t>
      </w:r>
      <w:r w:rsidRPr="005D42A8">
        <w:rPr>
          <w:rFonts w:ascii="Times New Roman" w:eastAsia="Times New Roman" w:hAnsi="Times New Roman" w:cs="Times New Roman"/>
          <w:sz w:val="24"/>
          <w:szCs w:val="24"/>
        </w:rPr>
        <w:t>, 13, e0205156.</w:t>
      </w:r>
    </w:p>
    <w:p w14:paraId="28F04EA2" w14:textId="77777777" w:rsidR="00523288" w:rsidRPr="005D42A8" w:rsidRDefault="00523288">
      <w:pPr>
        <w:spacing w:line="480" w:lineRule="auto"/>
        <w:rPr>
          <w:ins w:id="143" w:author="Ian McCullough" w:date="2022-02-14T18:38:00Z"/>
          <w:rFonts w:ascii="Times New Roman" w:eastAsia="Times New Roman" w:hAnsi="Times New Roman" w:cs="Times New Roman"/>
          <w:sz w:val="24"/>
          <w:szCs w:val="24"/>
        </w:rPr>
      </w:pPr>
    </w:p>
    <w:p w14:paraId="26055F8A" w14:textId="77777777" w:rsidR="00523288" w:rsidRDefault="00925D81">
      <w:pPr>
        <w:spacing w:line="480" w:lineRule="auto"/>
        <w:rPr>
          <w:ins w:id="144" w:author="Ian McCullough" w:date="2022-02-14T18:38:00Z"/>
          <w:rFonts w:ascii="Times New Roman" w:eastAsia="Times New Roman" w:hAnsi="Times New Roman" w:cs="Times New Roman"/>
          <w:sz w:val="24"/>
          <w:szCs w:val="24"/>
        </w:rPr>
      </w:pPr>
      <w:proofErr w:type="spellStart"/>
      <w:ins w:id="145" w:author="Ian McCullough" w:date="2022-02-14T18:38:00Z">
        <w:r w:rsidRPr="005D42A8">
          <w:rPr>
            <w:rFonts w:ascii="Times New Roman" w:eastAsia="Times New Roman" w:hAnsi="Times New Roman" w:cs="Times New Roman"/>
            <w:sz w:val="24"/>
            <w:szCs w:val="24"/>
          </w:rPr>
          <w:t>Kuemmerlen</w:t>
        </w:r>
        <w:proofErr w:type="spellEnd"/>
        <w:r w:rsidRPr="005D42A8">
          <w:rPr>
            <w:rFonts w:ascii="Times New Roman" w:eastAsia="Times New Roman" w:hAnsi="Times New Roman" w:cs="Times New Roman"/>
            <w:sz w:val="24"/>
            <w:szCs w:val="24"/>
          </w:rPr>
          <w:t xml:space="preserve">, M., Reichert, P., </w:t>
        </w:r>
        <w:proofErr w:type="spellStart"/>
        <w:r w:rsidRPr="005D42A8">
          <w:rPr>
            <w:rFonts w:ascii="Times New Roman" w:eastAsia="Times New Roman" w:hAnsi="Times New Roman" w:cs="Times New Roman"/>
            <w:sz w:val="24"/>
            <w:szCs w:val="24"/>
          </w:rPr>
          <w:t>Siber</w:t>
        </w:r>
        <w:proofErr w:type="spellEnd"/>
        <w:r w:rsidRPr="005D42A8">
          <w:rPr>
            <w:rFonts w:ascii="Times New Roman" w:eastAsia="Times New Roman" w:hAnsi="Times New Roman" w:cs="Times New Roman"/>
            <w:sz w:val="24"/>
            <w:szCs w:val="24"/>
          </w:rPr>
          <w:t xml:space="preserve">, R., &amp; </w:t>
        </w:r>
        <w:proofErr w:type="spellStart"/>
        <w:r w:rsidRPr="005D42A8">
          <w:rPr>
            <w:rFonts w:ascii="Times New Roman" w:eastAsia="Times New Roman" w:hAnsi="Times New Roman" w:cs="Times New Roman"/>
            <w:sz w:val="24"/>
            <w:szCs w:val="24"/>
          </w:rPr>
          <w:t>Schuwirth</w:t>
        </w:r>
        <w:proofErr w:type="spellEnd"/>
        <w:r w:rsidRPr="005D42A8">
          <w:rPr>
            <w:rFonts w:ascii="Times New Roman" w:eastAsia="Times New Roman" w:hAnsi="Times New Roman" w:cs="Times New Roman"/>
            <w:sz w:val="24"/>
            <w:szCs w:val="24"/>
          </w:rPr>
          <w:t xml:space="preserve">, N. (2019). </w:t>
        </w:r>
        <w:r>
          <w:rPr>
            <w:rFonts w:ascii="Times New Roman" w:eastAsia="Times New Roman" w:hAnsi="Times New Roman" w:cs="Times New Roman"/>
            <w:sz w:val="24"/>
            <w:szCs w:val="24"/>
          </w:rPr>
          <w:t>Ecological assessment of river networks: From reach to catchment scale. Science of the Total Environment, 650, 1613-1627.</w:t>
        </w:r>
      </w:ins>
    </w:p>
    <w:p w14:paraId="372EFDEF" w14:textId="77777777" w:rsidR="00523288" w:rsidRDefault="00523288">
      <w:pPr>
        <w:spacing w:line="480" w:lineRule="auto"/>
        <w:rPr>
          <w:rFonts w:ascii="Times New Roman" w:eastAsia="Times New Roman" w:hAnsi="Times New Roman" w:cs="Times New Roman"/>
          <w:sz w:val="24"/>
          <w:szCs w:val="24"/>
        </w:rPr>
      </w:pPr>
    </w:p>
    <w:p w14:paraId="20D09AA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Lawler, J. J., </w:t>
      </w:r>
      <w:proofErr w:type="spellStart"/>
      <w:r>
        <w:rPr>
          <w:rFonts w:ascii="Times New Roman" w:eastAsia="Times New Roman" w:hAnsi="Times New Roman" w:cs="Times New Roman"/>
          <w:sz w:val="24"/>
          <w:szCs w:val="24"/>
        </w:rPr>
        <w:t>Ruesch</w:t>
      </w:r>
      <w:proofErr w:type="spellEnd"/>
      <w:r>
        <w:rPr>
          <w:rFonts w:ascii="Times New Roman" w:eastAsia="Times New Roman" w:hAnsi="Times New Roman" w:cs="Times New Roman"/>
          <w:sz w:val="24"/>
          <w:szCs w:val="24"/>
        </w:rPr>
        <w:t xml:space="preserve">, A. S., Olden, J. D., &amp; McRae, B. H. (2013). Projected climate‐driven faunal movement routes.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16, 1014-1022.</w:t>
      </w:r>
    </w:p>
    <w:p w14:paraId="7DC90666" w14:textId="77777777" w:rsidR="00523288" w:rsidRDefault="00523288">
      <w:pPr>
        <w:spacing w:line="480" w:lineRule="auto"/>
        <w:rPr>
          <w:rFonts w:ascii="Times New Roman" w:eastAsia="Times New Roman" w:hAnsi="Times New Roman" w:cs="Times New Roman"/>
          <w:sz w:val="24"/>
          <w:szCs w:val="24"/>
        </w:rPr>
      </w:pPr>
    </w:p>
    <w:p w14:paraId="2407772F" w14:textId="77777777" w:rsidR="00523288" w:rsidRDefault="00925D81">
      <w:pPr>
        <w:spacing w:line="480" w:lineRule="auto"/>
        <w:rPr>
          <w:rFonts w:ascii="Times New Roman" w:eastAsia="Times New Roman" w:hAnsi="Times New Roman" w:cs="Times New Roman"/>
          <w:i/>
          <w:sz w:val="24"/>
          <w:szCs w:val="24"/>
        </w:rPr>
      </w:pPr>
      <w:proofErr w:type="spellStart"/>
      <w:r>
        <w:rPr>
          <w:rFonts w:ascii="Times New Roman" w:eastAsia="Times New Roman" w:hAnsi="Times New Roman" w:cs="Times New Roman"/>
          <w:sz w:val="24"/>
          <w:szCs w:val="24"/>
        </w:rPr>
        <w:t>LeMoine</w:t>
      </w:r>
      <w:proofErr w:type="spellEnd"/>
      <w:r>
        <w:rPr>
          <w:rFonts w:ascii="Times New Roman" w:eastAsia="Times New Roman" w:hAnsi="Times New Roman" w:cs="Times New Roman"/>
          <w:sz w:val="24"/>
          <w:szCs w:val="24"/>
        </w:rPr>
        <w:t xml:space="preserve">, M. T., </w:t>
      </w: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 A., Clancy, C. G., </w:t>
      </w:r>
      <w:proofErr w:type="spellStart"/>
      <w:r>
        <w:rPr>
          <w:rFonts w:ascii="Times New Roman" w:eastAsia="Times New Roman" w:hAnsi="Times New Roman" w:cs="Times New Roman"/>
          <w:sz w:val="24"/>
          <w:szCs w:val="24"/>
        </w:rPr>
        <w:t>Nyce</w:t>
      </w:r>
      <w:proofErr w:type="spellEnd"/>
      <w:r>
        <w:rPr>
          <w:rFonts w:ascii="Times New Roman" w:eastAsia="Times New Roman" w:hAnsi="Times New Roman" w:cs="Times New Roman"/>
          <w:sz w:val="24"/>
          <w:szCs w:val="24"/>
        </w:rPr>
        <w:t xml:space="preserve">, L. G., </w:t>
      </w:r>
      <w:proofErr w:type="spellStart"/>
      <w:r>
        <w:rPr>
          <w:rFonts w:ascii="Times New Roman" w:eastAsia="Times New Roman" w:hAnsi="Times New Roman" w:cs="Times New Roman"/>
          <w:sz w:val="24"/>
          <w:szCs w:val="24"/>
        </w:rPr>
        <w:t>Jakober</w:t>
      </w:r>
      <w:proofErr w:type="spellEnd"/>
      <w:r>
        <w:rPr>
          <w:rFonts w:ascii="Times New Roman" w:eastAsia="Times New Roman" w:hAnsi="Times New Roman" w:cs="Times New Roman"/>
          <w:sz w:val="24"/>
          <w:szCs w:val="24"/>
        </w:rPr>
        <w:t xml:space="preserve">, M. J., &amp; Isaak, D. J. (2020). Landscape resistance mediates native fish species distribution shifts and vulnerability to climate change in riverscapes.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5492-5508</w:t>
      </w:r>
      <w:r>
        <w:rPr>
          <w:rFonts w:ascii="Times New Roman" w:eastAsia="Times New Roman" w:hAnsi="Times New Roman" w:cs="Times New Roman"/>
          <w:i/>
          <w:sz w:val="24"/>
          <w:szCs w:val="24"/>
        </w:rPr>
        <w:t>.</w:t>
      </w:r>
    </w:p>
    <w:p w14:paraId="4D7410ED" w14:textId="77777777" w:rsidR="00523288" w:rsidRDefault="00523288">
      <w:pPr>
        <w:spacing w:line="480" w:lineRule="auto"/>
        <w:rPr>
          <w:rFonts w:ascii="Times New Roman" w:eastAsia="Times New Roman" w:hAnsi="Times New Roman" w:cs="Times New Roman"/>
          <w:sz w:val="24"/>
          <w:szCs w:val="24"/>
        </w:rPr>
      </w:pPr>
    </w:p>
    <w:p w14:paraId="78BA3F8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Littlefield, C. E.,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Michalak, J. L., &amp; Lawler, J. J. (2019). Connectivity for species on the move: supporting climate‐driven range shifts. </w:t>
      </w:r>
      <w:r>
        <w:rPr>
          <w:rFonts w:ascii="Times New Roman" w:eastAsia="Times New Roman" w:hAnsi="Times New Roman" w:cs="Times New Roman"/>
          <w:i/>
          <w:sz w:val="24"/>
          <w:szCs w:val="24"/>
        </w:rPr>
        <w:t>Frontiers in Ecology and the Environment</w:t>
      </w:r>
      <w:r>
        <w:rPr>
          <w:rFonts w:ascii="Times New Roman" w:eastAsia="Times New Roman" w:hAnsi="Times New Roman" w:cs="Times New Roman"/>
          <w:sz w:val="24"/>
          <w:szCs w:val="24"/>
        </w:rPr>
        <w:t>, 17, 270-278.</w:t>
      </w:r>
    </w:p>
    <w:p w14:paraId="1C24A378" w14:textId="77777777" w:rsidR="00523288" w:rsidRDefault="00523288">
      <w:pPr>
        <w:spacing w:line="480" w:lineRule="auto"/>
        <w:rPr>
          <w:rFonts w:ascii="Times New Roman" w:eastAsia="Times New Roman" w:hAnsi="Times New Roman" w:cs="Times New Roman"/>
          <w:sz w:val="24"/>
          <w:szCs w:val="24"/>
        </w:rPr>
      </w:pPr>
    </w:p>
    <w:p w14:paraId="44A002B1"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Lynch, A. J., Myers, B. J., Chu, C., </w:t>
      </w:r>
      <w:proofErr w:type="spellStart"/>
      <w:r>
        <w:rPr>
          <w:rFonts w:ascii="Times New Roman" w:eastAsia="Times New Roman" w:hAnsi="Times New Roman" w:cs="Times New Roman"/>
          <w:sz w:val="24"/>
          <w:szCs w:val="24"/>
        </w:rPr>
        <w:t>Eby</w:t>
      </w:r>
      <w:proofErr w:type="spellEnd"/>
      <w:r>
        <w:rPr>
          <w:rFonts w:ascii="Times New Roman" w:eastAsia="Times New Roman" w:hAnsi="Times New Roman" w:cs="Times New Roman"/>
          <w:sz w:val="24"/>
          <w:szCs w:val="24"/>
        </w:rPr>
        <w:t xml:space="preserve">, L. A., </w:t>
      </w:r>
      <w:proofErr w:type="spellStart"/>
      <w:r>
        <w:rPr>
          <w:rFonts w:ascii="Times New Roman" w:eastAsia="Times New Roman" w:hAnsi="Times New Roman" w:cs="Times New Roman"/>
          <w:sz w:val="24"/>
          <w:szCs w:val="24"/>
        </w:rPr>
        <w:t>Falke</w:t>
      </w:r>
      <w:proofErr w:type="spellEnd"/>
      <w:r>
        <w:rPr>
          <w:rFonts w:ascii="Times New Roman" w:eastAsia="Times New Roman" w:hAnsi="Times New Roman" w:cs="Times New Roman"/>
          <w:sz w:val="24"/>
          <w:szCs w:val="24"/>
        </w:rPr>
        <w:t xml:space="preserve">, J. A., Kovach, R. P., </w:t>
      </w:r>
      <w:proofErr w:type="spellStart"/>
      <w:r>
        <w:rPr>
          <w:rFonts w:ascii="Times New Roman" w:eastAsia="Times New Roman" w:hAnsi="Times New Roman" w:cs="Times New Roman"/>
          <w:sz w:val="24"/>
          <w:szCs w:val="24"/>
        </w:rPr>
        <w:t>Krabbenhoft</w:t>
      </w:r>
      <w:proofErr w:type="spellEnd"/>
      <w:r>
        <w:rPr>
          <w:rFonts w:ascii="Times New Roman" w:eastAsia="Times New Roman" w:hAnsi="Times New Roman" w:cs="Times New Roman"/>
          <w:sz w:val="24"/>
          <w:szCs w:val="24"/>
        </w:rPr>
        <w:t xml:space="preserve">, T. J., Kwak, T. J., Lyons, J., </w:t>
      </w:r>
      <w:proofErr w:type="spellStart"/>
      <w:r>
        <w:rPr>
          <w:rFonts w:ascii="Times New Roman" w:eastAsia="Times New Roman" w:hAnsi="Times New Roman" w:cs="Times New Roman"/>
          <w:sz w:val="24"/>
          <w:szCs w:val="24"/>
        </w:rPr>
        <w:t>Paukert</w:t>
      </w:r>
      <w:proofErr w:type="spellEnd"/>
      <w:r>
        <w:rPr>
          <w:rFonts w:ascii="Times New Roman" w:eastAsia="Times New Roman" w:hAnsi="Times New Roman" w:cs="Times New Roman"/>
          <w:sz w:val="24"/>
          <w:szCs w:val="24"/>
        </w:rPr>
        <w:t xml:space="preserve">, C. P. &amp; Whitney, J. E. (2016). Climate change effects on North American inland fish populations and assemblages. </w:t>
      </w:r>
      <w:r>
        <w:rPr>
          <w:rFonts w:ascii="Times New Roman" w:eastAsia="Times New Roman" w:hAnsi="Times New Roman" w:cs="Times New Roman"/>
          <w:i/>
          <w:sz w:val="24"/>
          <w:szCs w:val="24"/>
        </w:rPr>
        <w:t>Fisheries</w:t>
      </w:r>
      <w:r>
        <w:rPr>
          <w:rFonts w:ascii="Times New Roman" w:eastAsia="Times New Roman" w:hAnsi="Times New Roman" w:cs="Times New Roman"/>
          <w:sz w:val="24"/>
          <w:szCs w:val="24"/>
        </w:rPr>
        <w:t>, 41, 346-361.</w:t>
      </w:r>
    </w:p>
    <w:p w14:paraId="499420CF" w14:textId="77777777" w:rsidR="00523288" w:rsidRDefault="00523288">
      <w:pPr>
        <w:spacing w:line="480" w:lineRule="auto"/>
        <w:rPr>
          <w:rFonts w:ascii="Times New Roman" w:eastAsia="Times New Roman" w:hAnsi="Times New Roman" w:cs="Times New Roman"/>
          <w:sz w:val="24"/>
          <w:szCs w:val="24"/>
        </w:rPr>
      </w:pPr>
    </w:p>
    <w:p w14:paraId="52BB7D3D"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McCullough, I. M., King, K. B., </w:t>
      </w:r>
      <w:proofErr w:type="spellStart"/>
      <w:r>
        <w:rPr>
          <w:rFonts w:ascii="Times New Roman" w:eastAsia="Times New Roman" w:hAnsi="Times New Roman" w:cs="Times New Roman"/>
          <w:sz w:val="24"/>
          <w:szCs w:val="24"/>
        </w:rPr>
        <w:t>Stachelek</w:t>
      </w:r>
      <w:proofErr w:type="spellEnd"/>
      <w:r>
        <w:rPr>
          <w:rFonts w:ascii="Times New Roman" w:eastAsia="Times New Roman" w:hAnsi="Times New Roman" w:cs="Times New Roman"/>
          <w:sz w:val="24"/>
          <w:szCs w:val="24"/>
        </w:rPr>
        <w:t xml:space="preserve">, J., Diaz, J.,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(2019a). Applying the patch-matrix model to lakes: a connectivity-based conservation framework.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34, 2703-2718.</w:t>
      </w:r>
    </w:p>
    <w:p w14:paraId="7DC07768" w14:textId="77777777" w:rsidR="00523288" w:rsidRDefault="00523288">
      <w:pPr>
        <w:spacing w:line="480" w:lineRule="auto"/>
        <w:rPr>
          <w:rFonts w:ascii="Times New Roman" w:eastAsia="Times New Roman" w:hAnsi="Times New Roman" w:cs="Times New Roman"/>
          <w:sz w:val="24"/>
          <w:szCs w:val="24"/>
        </w:rPr>
      </w:pPr>
    </w:p>
    <w:p w14:paraId="5BB1C05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McCullough, I. M., </w:t>
      </w:r>
      <w:proofErr w:type="spellStart"/>
      <w:r>
        <w:rPr>
          <w:rFonts w:ascii="Times New Roman" w:eastAsia="Times New Roman" w:hAnsi="Times New Roman" w:cs="Times New Roman"/>
          <w:sz w:val="24"/>
          <w:szCs w:val="24"/>
        </w:rPr>
        <w:t>Skaff</w:t>
      </w:r>
      <w:proofErr w:type="spellEnd"/>
      <w:r>
        <w:rPr>
          <w:rFonts w:ascii="Times New Roman" w:eastAsia="Times New Roman" w:hAnsi="Times New Roman" w:cs="Times New Roman"/>
          <w:sz w:val="24"/>
          <w:szCs w:val="24"/>
        </w:rPr>
        <w:t xml:space="preserve">, N. K.,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(2019b). No lake left behind: How well do US protected areas meet lake conservation </w:t>
      </w:r>
      <w:proofErr w:type="gramStart"/>
      <w:r>
        <w:rPr>
          <w:rFonts w:ascii="Times New Roman" w:eastAsia="Times New Roman" w:hAnsi="Times New Roman" w:cs="Times New Roman"/>
          <w:sz w:val="24"/>
          <w:szCs w:val="24"/>
        </w:rPr>
        <w:t>targets?.</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Limnology and Oceanography Letters</w:t>
      </w:r>
      <w:r>
        <w:rPr>
          <w:rFonts w:ascii="Times New Roman" w:eastAsia="Times New Roman" w:hAnsi="Times New Roman" w:cs="Times New Roman"/>
          <w:sz w:val="24"/>
          <w:szCs w:val="24"/>
        </w:rPr>
        <w:t>, 4, 183-192.</w:t>
      </w:r>
    </w:p>
    <w:p w14:paraId="4D2D0201" w14:textId="77777777" w:rsidR="00523288" w:rsidRDefault="00523288">
      <w:pPr>
        <w:spacing w:line="480" w:lineRule="auto"/>
        <w:rPr>
          <w:rFonts w:ascii="Times New Roman" w:eastAsia="Times New Roman" w:hAnsi="Times New Roman" w:cs="Times New Roman"/>
          <w:sz w:val="24"/>
          <w:szCs w:val="24"/>
        </w:rPr>
      </w:pPr>
    </w:p>
    <w:p w14:paraId="52B2BAE0"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McGuire, J. L., Lawler, J. J., McRae, B. H., </w:t>
      </w: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T. A., &amp; Theobald, D. M. (2016). Achieving climate connectivity in a fragmented landscape. </w:t>
      </w:r>
      <w:r>
        <w:rPr>
          <w:rFonts w:ascii="Times New Roman" w:eastAsia="Times New Roman" w:hAnsi="Times New Roman" w:cs="Times New Roman"/>
          <w:i/>
          <w:sz w:val="24"/>
          <w:szCs w:val="24"/>
        </w:rPr>
        <w:t>Proceedings of the National Academy of Sciences</w:t>
      </w:r>
      <w:r>
        <w:rPr>
          <w:rFonts w:ascii="Times New Roman" w:eastAsia="Times New Roman" w:hAnsi="Times New Roman" w:cs="Times New Roman"/>
          <w:sz w:val="24"/>
          <w:szCs w:val="24"/>
        </w:rPr>
        <w:t>, 113, 7195-7200.</w:t>
      </w:r>
    </w:p>
    <w:p w14:paraId="2DB80D66" w14:textId="77777777" w:rsidR="00523288" w:rsidRDefault="00523288">
      <w:pPr>
        <w:spacing w:line="480" w:lineRule="auto"/>
        <w:rPr>
          <w:rFonts w:ascii="Times New Roman" w:eastAsia="Times New Roman" w:hAnsi="Times New Roman" w:cs="Times New Roman"/>
          <w:sz w:val="24"/>
          <w:szCs w:val="24"/>
        </w:rPr>
      </w:pPr>
    </w:p>
    <w:p w14:paraId="08E6DCB9"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McKay, S. K., </w:t>
      </w:r>
      <w:proofErr w:type="spellStart"/>
      <w:r>
        <w:rPr>
          <w:rFonts w:ascii="Times New Roman" w:eastAsia="Times New Roman" w:hAnsi="Times New Roman" w:cs="Times New Roman"/>
          <w:sz w:val="24"/>
          <w:szCs w:val="24"/>
        </w:rPr>
        <w:t>Schramski</w:t>
      </w:r>
      <w:proofErr w:type="spellEnd"/>
      <w:r>
        <w:rPr>
          <w:rFonts w:ascii="Times New Roman" w:eastAsia="Times New Roman" w:hAnsi="Times New Roman" w:cs="Times New Roman"/>
          <w:sz w:val="24"/>
          <w:szCs w:val="24"/>
        </w:rPr>
        <w:t xml:space="preserve">, J. R., </w:t>
      </w:r>
      <w:proofErr w:type="spellStart"/>
      <w:r>
        <w:rPr>
          <w:rFonts w:ascii="Times New Roman" w:eastAsia="Times New Roman" w:hAnsi="Times New Roman" w:cs="Times New Roman"/>
          <w:sz w:val="24"/>
          <w:szCs w:val="24"/>
        </w:rPr>
        <w:t>Conyngham</w:t>
      </w:r>
      <w:proofErr w:type="spellEnd"/>
      <w:r>
        <w:rPr>
          <w:rFonts w:ascii="Times New Roman" w:eastAsia="Times New Roman" w:hAnsi="Times New Roman" w:cs="Times New Roman"/>
          <w:sz w:val="24"/>
          <w:szCs w:val="24"/>
        </w:rPr>
        <w:t xml:space="preserve">, J. N., &amp; </w:t>
      </w:r>
      <w:proofErr w:type="spellStart"/>
      <w:r>
        <w:rPr>
          <w:rFonts w:ascii="Times New Roman" w:eastAsia="Times New Roman" w:hAnsi="Times New Roman" w:cs="Times New Roman"/>
          <w:sz w:val="24"/>
          <w:szCs w:val="24"/>
        </w:rPr>
        <w:t>Fischenich</w:t>
      </w:r>
      <w:proofErr w:type="spellEnd"/>
      <w:r>
        <w:rPr>
          <w:rFonts w:ascii="Times New Roman" w:eastAsia="Times New Roman" w:hAnsi="Times New Roman" w:cs="Times New Roman"/>
          <w:sz w:val="24"/>
          <w:szCs w:val="24"/>
        </w:rPr>
        <w:t xml:space="preserve">, J. C. (2013). Assessing upstream fish passage connectivity with network analysis. </w:t>
      </w:r>
      <w:r>
        <w:rPr>
          <w:rFonts w:ascii="Times New Roman" w:eastAsia="Times New Roman" w:hAnsi="Times New Roman" w:cs="Times New Roman"/>
          <w:i/>
          <w:sz w:val="24"/>
          <w:szCs w:val="24"/>
        </w:rPr>
        <w:t>Ecological Applications</w:t>
      </w:r>
      <w:r>
        <w:rPr>
          <w:rFonts w:ascii="Times New Roman" w:eastAsia="Times New Roman" w:hAnsi="Times New Roman" w:cs="Times New Roman"/>
          <w:sz w:val="24"/>
          <w:szCs w:val="24"/>
        </w:rPr>
        <w:t>, 23, 1396-1409.</w:t>
      </w:r>
    </w:p>
    <w:p w14:paraId="1BAE5071" w14:textId="77777777" w:rsidR="00523288" w:rsidRDefault="00523288">
      <w:pPr>
        <w:spacing w:line="480" w:lineRule="auto"/>
        <w:rPr>
          <w:rFonts w:ascii="Times New Roman" w:eastAsia="Times New Roman" w:hAnsi="Times New Roman" w:cs="Times New Roman"/>
          <w:sz w:val="24"/>
          <w:szCs w:val="24"/>
        </w:rPr>
      </w:pPr>
    </w:p>
    <w:p w14:paraId="0950D17A"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McRae, L., </w:t>
      </w:r>
      <w:proofErr w:type="spellStart"/>
      <w:r>
        <w:rPr>
          <w:rFonts w:ascii="Times New Roman" w:eastAsia="Times New Roman" w:hAnsi="Times New Roman" w:cs="Times New Roman"/>
          <w:sz w:val="24"/>
          <w:szCs w:val="24"/>
        </w:rPr>
        <w:t>Deinet</w:t>
      </w:r>
      <w:proofErr w:type="spellEnd"/>
      <w:r>
        <w:rPr>
          <w:rFonts w:ascii="Times New Roman" w:eastAsia="Times New Roman" w:hAnsi="Times New Roman" w:cs="Times New Roman"/>
          <w:sz w:val="24"/>
          <w:szCs w:val="24"/>
        </w:rPr>
        <w:t xml:space="preserve">, S., &amp; Freeman, R. (2017). The diversity-weighted Living Planet Index: controlling for taxonomic bias in a global biodiversity indicator. </w:t>
      </w:r>
      <w:proofErr w:type="spellStart"/>
      <w:r>
        <w:rPr>
          <w:rFonts w:ascii="Times New Roman" w:eastAsia="Times New Roman" w:hAnsi="Times New Roman" w:cs="Times New Roman"/>
          <w:i/>
          <w:sz w:val="24"/>
          <w:szCs w:val="24"/>
        </w:rPr>
        <w:t>PLoS</w:t>
      </w:r>
      <w:proofErr w:type="spellEnd"/>
      <w:r>
        <w:rPr>
          <w:rFonts w:ascii="Times New Roman" w:eastAsia="Times New Roman" w:hAnsi="Times New Roman" w:cs="Times New Roman"/>
          <w:i/>
          <w:sz w:val="24"/>
          <w:szCs w:val="24"/>
        </w:rPr>
        <w:t xml:space="preserve"> ONE</w:t>
      </w:r>
      <w:r>
        <w:rPr>
          <w:rFonts w:ascii="Times New Roman" w:eastAsia="Times New Roman" w:hAnsi="Times New Roman" w:cs="Times New Roman"/>
          <w:sz w:val="24"/>
          <w:szCs w:val="24"/>
        </w:rPr>
        <w:t>, 12, e0169156.</w:t>
      </w:r>
    </w:p>
    <w:p w14:paraId="7C80E14D" w14:textId="77777777" w:rsidR="00523288" w:rsidRDefault="00523288">
      <w:pPr>
        <w:spacing w:line="480" w:lineRule="auto"/>
        <w:rPr>
          <w:rFonts w:ascii="Times New Roman" w:eastAsia="Times New Roman" w:hAnsi="Times New Roman" w:cs="Times New Roman"/>
          <w:sz w:val="24"/>
          <w:szCs w:val="24"/>
        </w:rPr>
      </w:pPr>
    </w:p>
    <w:p w14:paraId="775038B6"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Minor, E. S., &amp; Urban, D. L. (2008). A graph‐theory framework for evaluating landscape connectivity and conservation planning.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22, 297-307.</w:t>
      </w:r>
    </w:p>
    <w:p w14:paraId="5B9C9421" w14:textId="77777777" w:rsidR="00523288" w:rsidRDefault="00523288">
      <w:pPr>
        <w:spacing w:line="480" w:lineRule="auto"/>
        <w:rPr>
          <w:rFonts w:ascii="Times New Roman" w:eastAsia="Times New Roman" w:hAnsi="Times New Roman" w:cs="Times New Roman"/>
          <w:sz w:val="24"/>
          <w:szCs w:val="24"/>
        </w:rPr>
      </w:pPr>
    </w:p>
    <w:p w14:paraId="20EB932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Muirhead</w:t>
      </w:r>
      <w:proofErr w:type="spellEnd"/>
      <w:r>
        <w:rPr>
          <w:rFonts w:ascii="Times New Roman" w:eastAsia="Times New Roman" w:hAnsi="Times New Roman" w:cs="Times New Roman"/>
          <w:sz w:val="24"/>
          <w:szCs w:val="24"/>
        </w:rPr>
        <w:t xml:space="preserve">, J. R., &amp; MacIsaac, H. J. (2005). Development of inland lakes as hubs in an invasion network.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42, 80-90.</w:t>
      </w:r>
    </w:p>
    <w:p w14:paraId="08780400" w14:textId="77777777" w:rsidR="00523288" w:rsidRDefault="00523288">
      <w:pPr>
        <w:spacing w:line="480" w:lineRule="auto"/>
        <w:rPr>
          <w:rFonts w:ascii="Times New Roman" w:eastAsia="Times New Roman" w:hAnsi="Times New Roman" w:cs="Times New Roman"/>
          <w:sz w:val="24"/>
          <w:szCs w:val="24"/>
        </w:rPr>
      </w:pPr>
    </w:p>
    <w:p w14:paraId="7F3E318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Muir, W. D., &amp; Williams, J. G. (2012). Improving connectivity between freshwater and marine environments for salmon migrating through the lower Snake and Columbia River hydropower system. </w:t>
      </w:r>
      <w:r>
        <w:rPr>
          <w:rFonts w:ascii="Times New Roman" w:eastAsia="Times New Roman" w:hAnsi="Times New Roman" w:cs="Times New Roman"/>
          <w:i/>
          <w:sz w:val="24"/>
          <w:szCs w:val="24"/>
        </w:rPr>
        <w:t>Ecological Engineering</w:t>
      </w:r>
      <w:r>
        <w:rPr>
          <w:rFonts w:ascii="Times New Roman" w:eastAsia="Times New Roman" w:hAnsi="Times New Roman" w:cs="Times New Roman"/>
          <w:sz w:val="24"/>
          <w:szCs w:val="24"/>
        </w:rPr>
        <w:t>, 48, 19-24.</w:t>
      </w:r>
    </w:p>
    <w:p w14:paraId="0FFE73AA" w14:textId="77777777" w:rsidR="00523288" w:rsidRDefault="00523288">
      <w:pPr>
        <w:spacing w:line="480" w:lineRule="auto"/>
        <w:rPr>
          <w:rFonts w:ascii="Times New Roman" w:eastAsia="Times New Roman" w:hAnsi="Times New Roman" w:cs="Times New Roman"/>
          <w:sz w:val="24"/>
          <w:szCs w:val="24"/>
        </w:rPr>
      </w:pPr>
    </w:p>
    <w:p w14:paraId="2FA80B03"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Nel, J. L., Roux, D. J., Abell, R., Ashton, P. J., Cowling, R. M., Higgins, J. V., </w:t>
      </w:r>
      <w:proofErr w:type="spellStart"/>
      <w:r>
        <w:rPr>
          <w:rFonts w:ascii="Times New Roman" w:eastAsia="Times New Roman" w:hAnsi="Times New Roman" w:cs="Times New Roman"/>
          <w:sz w:val="24"/>
          <w:szCs w:val="24"/>
        </w:rPr>
        <w:t>Thieme</w:t>
      </w:r>
      <w:proofErr w:type="spellEnd"/>
      <w:r>
        <w:rPr>
          <w:rFonts w:ascii="Times New Roman" w:eastAsia="Times New Roman" w:hAnsi="Times New Roman" w:cs="Times New Roman"/>
          <w:sz w:val="24"/>
          <w:szCs w:val="24"/>
        </w:rPr>
        <w:t xml:space="preserve">, M., &amp; </w:t>
      </w:r>
      <w:proofErr w:type="spellStart"/>
      <w:r>
        <w:rPr>
          <w:rFonts w:ascii="Times New Roman" w:eastAsia="Times New Roman" w:hAnsi="Times New Roman" w:cs="Times New Roman"/>
          <w:sz w:val="24"/>
          <w:szCs w:val="24"/>
        </w:rPr>
        <w:t>Viers</w:t>
      </w:r>
      <w:proofErr w:type="spellEnd"/>
      <w:r>
        <w:rPr>
          <w:rFonts w:ascii="Times New Roman" w:eastAsia="Times New Roman" w:hAnsi="Times New Roman" w:cs="Times New Roman"/>
          <w:sz w:val="24"/>
          <w:szCs w:val="24"/>
        </w:rPr>
        <w:t xml:space="preserve">, J. H. (2009). Progress and challenges in freshwater conservation planning.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19, 474-485.</w:t>
      </w:r>
    </w:p>
    <w:p w14:paraId="5CBB4C27" w14:textId="77777777" w:rsidR="00523288" w:rsidRDefault="00523288">
      <w:pPr>
        <w:spacing w:line="480" w:lineRule="auto"/>
        <w:rPr>
          <w:rFonts w:ascii="Times New Roman" w:eastAsia="Times New Roman" w:hAnsi="Times New Roman" w:cs="Times New Roman"/>
          <w:sz w:val="24"/>
          <w:szCs w:val="24"/>
        </w:rPr>
      </w:pPr>
    </w:p>
    <w:p w14:paraId="18655ABF"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Nuñez</w:t>
      </w:r>
      <w:proofErr w:type="spellEnd"/>
      <w:r>
        <w:rPr>
          <w:rFonts w:ascii="Times New Roman" w:eastAsia="Times New Roman" w:hAnsi="Times New Roman" w:cs="Times New Roman"/>
          <w:sz w:val="24"/>
          <w:szCs w:val="24"/>
        </w:rPr>
        <w:t xml:space="preserve">, T. A., Lawler, J. J., McRae, B. H., Pierce, D. J., </w:t>
      </w:r>
      <w:proofErr w:type="spellStart"/>
      <w:r>
        <w:rPr>
          <w:rFonts w:ascii="Times New Roman" w:eastAsia="Times New Roman" w:hAnsi="Times New Roman" w:cs="Times New Roman"/>
          <w:sz w:val="24"/>
          <w:szCs w:val="24"/>
        </w:rPr>
        <w:t>Krosby</w:t>
      </w:r>
      <w:proofErr w:type="spellEnd"/>
      <w:r>
        <w:rPr>
          <w:rFonts w:ascii="Times New Roman" w:eastAsia="Times New Roman" w:hAnsi="Times New Roman" w:cs="Times New Roman"/>
          <w:sz w:val="24"/>
          <w:szCs w:val="24"/>
        </w:rPr>
        <w:t xml:space="preserve">, M. B., Kavanagh, D. M., Singleton, P. H., &amp; Tewksbury, J. J. (2013). Connectivity planning to address climate change.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27, 407-416.</w:t>
      </w:r>
    </w:p>
    <w:p w14:paraId="03571E6B" w14:textId="77777777" w:rsidR="00523288" w:rsidRDefault="00523288">
      <w:pPr>
        <w:spacing w:line="480" w:lineRule="auto"/>
        <w:rPr>
          <w:rFonts w:ascii="Times New Roman" w:eastAsia="Times New Roman" w:hAnsi="Times New Roman" w:cs="Times New Roman"/>
          <w:sz w:val="24"/>
          <w:szCs w:val="24"/>
        </w:rPr>
      </w:pPr>
    </w:p>
    <w:p w14:paraId="403697DB"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Parks, S. A., Carroll, C., </w:t>
      </w:r>
      <w:proofErr w:type="spellStart"/>
      <w:r>
        <w:rPr>
          <w:rFonts w:ascii="Times New Roman" w:eastAsia="Times New Roman" w:hAnsi="Times New Roman" w:cs="Times New Roman"/>
          <w:sz w:val="24"/>
          <w:szCs w:val="24"/>
        </w:rPr>
        <w:t>Dobrowski</w:t>
      </w:r>
      <w:proofErr w:type="spellEnd"/>
      <w:r>
        <w:rPr>
          <w:rFonts w:ascii="Times New Roman" w:eastAsia="Times New Roman" w:hAnsi="Times New Roman" w:cs="Times New Roman"/>
          <w:sz w:val="24"/>
          <w:szCs w:val="24"/>
        </w:rPr>
        <w:t xml:space="preserve">, S. Z., &amp; Allred, B. W. (2020). Human land uses reduce climate connectivity across North America. </w:t>
      </w:r>
      <w:r>
        <w:rPr>
          <w:rFonts w:ascii="Times New Roman" w:eastAsia="Times New Roman" w:hAnsi="Times New Roman" w:cs="Times New Roman"/>
          <w:i/>
          <w:sz w:val="24"/>
          <w:szCs w:val="24"/>
        </w:rPr>
        <w:t>Global Change Biology</w:t>
      </w:r>
      <w:r>
        <w:rPr>
          <w:rFonts w:ascii="Times New Roman" w:eastAsia="Times New Roman" w:hAnsi="Times New Roman" w:cs="Times New Roman"/>
          <w:sz w:val="24"/>
          <w:szCs w:val="24"/>
        </w:rPr>
        <w:t>, 26, 2944-2955.</w:t>
      </w:r>
    </w:p>
    <w:p w14:paraId="096C941D" w14:textId="5CF17B52" w:rsidR="00523288" w:rsidRDefault="00523288">
      <w:pPr>
        <w:spacing w:line="480" w:lineRule="auto"/>
        <w:rPr>
          <w:ins w:id="146" w:author="Melanie" w:date="2022-03-04T14:54:00Z"/>
          <w:rFonts w:ascii="Times New Roman" w:eastAsia="Times New Roman" w:hAnsi="Times New Roman" w:cs="Times New Roman"/>
          <w:sz w:val="24"/>
          <w:szCs w:val="24"/>
        </w:rPr>
      </w:pPr>
    </w:p>
    <w:p w14:paraId="2C6F36B1" w14:textId="77777777" w:rsidR="00902661" w:rsidRPr="005D42A8" w:rsidDel="00902661" w:rsidRDefault="00902661" w:rsidP="00902661">
      <w:pPr>
        <w:spacing w:line="480" w:lineRule="auto"/>
        <w:rPr>
          <w:del w:id="147" w:author="Melanie" w:date="2022-03-04T14:54:00Z"/>
          <w:moveTo w:id="148" w:author="Melanie" w:date="2022-03-04T14:54:00Z"/>
          <w:rFonts w:ascii="Times New Roman" w:eastAsia="Times New Roman" w:hAnsi="Times New Roman" w:cs="Times New Roman"/>
          <w:sz w:val="24"/>
          <w:szCs w:val="24"/>
        </w:rPr>
      </w:pPr>
      <w:moveToRangeStart w:id="149" w:author="Melanie" w:date="2022-03-04T14:54:00Z" w:name="move97298068"/>
      <w:moveTo w:id="150" w:author="Melanie" w:date="2022-03-04T14:54:00Z">
        <w:r>
          <w:rPr>
            <w:rFonts w:ascii="Times New Roman" w:eastAsia="Times New Roman" w:hAnsi="Times New Roman" w:cs="Times New Roman"/>
            <w:sz w:val="24"/>
            <w:szCs w:val="24"/>
          </w:rPr>
          <w:t xml:space="preserve">Polus, S. M., Rodriguez, L. K., Wang, Q., Diaz Vazquez, J., Webster, K. E., Tan, P., Zhou, J., Danila, L., </w:t>
        </w:r>
        <w:proofErr w:type="spellStart"/>
        <w:r>
          <w:rPr>
            <w:rFonts w:ascii="Times New Roman" w:eastAsia="Times New Roman" w:hAnsi="Times New Roman" w:cs="Times New Roman"/>
            <w:sz w:val="24"/>
            <w:szCs w:val="24"/>
          </w:rPr>
          <w:t>Hanly</w:t>
        </w:r>
        <w:proofErr w:type="spellEnd"/>
        <w:r>
          <w:rPr>
            <w:rFonts w:ascii="Times New Roman" w:eastAsia="Times New Roman" w:hAnsi="Times New Roman" w:cs="Times New Roman"/>
            <w:sz w:val="24"/>
            <w:szCs w:val="24"/>
          </w:rPr>
          <w:t xml:space="preserve">, P. J., </w:t>
        </w:r>
        <w:proofErr w:type="spellStart"/>
        <w:r>
          <w:rPr>
            <w:rFonts w:ascii="Times New Roman" w:eastAsia="Times New Roman" w:hAnsi="Times New Roman" w:cs="Times New Roman"/>
            <w:sz w:val="24"/>
            <w:szCs w:val="24"/>
          </w:rPr>
          <w:t>Soranno</w:t>
        </w:r>
        <w:proofErr w:type="spellEnd"/>
        <w:r>
          <w:rPr>
            <w:rFonts w:ascii="Times New Roman" w:eastAsia="Times New Roman" w:hAnsi="Times New Roman" w:cs="Times New Roman"/>
            <w:sz w:val="24"/>
            <w:szCs w:val="24"/>
          </w:rPr>
          <w:t xml:space="preserve">, P. A. &amp; </w:t>
        </w:r>
        <w:proofErr w:type="spellStart"/>
        <w:r>
          <w:rPr>
            <w:rFonts w:ascii="Times New Roman" w:eastAsia="Times New Roman" w:hAnsi="Times New Roman" w:cs="Times New Roman"/>
            <w:sz w:val="24"/>
            <w:szCs w:val="24"/>
          </w:rPr>
          <w:t>Cheruvelil</w:t>
        </w:r>
        <w:proofErr w:type="spellEnd"/>
        <w:r>
          <w:rPr>
            <w:rFonts w:ascii="Times New Roman" w:eastAsia="Times New Roman" w:hAnsi="Times New Roman" w:cs="Times New Roman"/>
            <w:sz w:val="24"/>
            <w:szCs w:val="24"/>
          </w:rPr>
          <w:t xml:space="preserve">, K. S. (2021). LAGOS-US RESERVOIR: Data module classifying conterminous U.S. lakes 4 hectares and larger as natural lakes or reservoirs. </w:t>
        </w:r>
        <w:r w:rsidRPr="005D42A8">
          <w:rPr>
            <w:rFonts w:ascii="Times New Roman" w:eastAsia="Times New Roman" w:hAnsi="Times New Roman" w:cs="Times New Roman"/>
            <w:sz w:val="24"/>
            <w:szCs w:val="24"/>
          </w:rPr>
          <w:t xml:space="preserve">Environmental Data Initiative </w:t>
        </w:r>
        <w:proofErr w:type="spellStart"/>
        <w:r w:rsidRPr="005D42A8">
          <w:rPr>
            <w:rFonts w:ascii="Times New Roman" w:eastAsia="Times New Roman" w:hAnsi="Times New Roman" w:cs="Times New Roman"/>
            <w:sz w:val="24"/>
            <w:szCs w:val="24"/>
          </w:rPr>
          <w:t>ver</w:t>
        </w:r>
        <w:proofErr w:type="spellEnd"/>
        <w:r w:rsidRPr="005D42A8">
          <w:rPr>
            <w:rFonts w:ascii="Times New Roman" w:eastAsia="Times New Roman" w:hAnsi="Times New Roman" w:cs="Times New Roman"/>
            <w:sz w:val="24"/>
            <w:szCs w:val="24"/>
          </w:rPr>
          <w:t xml:space="preserve"> 1. Environmental Data Initiative. </w:t>
        </w:r>
        <w:r>
          <w:fldChar w:fldCharType="begin"/>
        </w:r>
        <w:r w:rsidRPr="005D42A8">
          <w:instrText>HYPERLINK "https://doi.org/10.6073/pasta/c850e645d79bb239e1dfeadd0af6b631"</w:instrText>
        </w:r>
        <w:r>
          <w:fldChar w:fldCharType="separate"/>
        </w:r>
        <w:r w:rsidRPr="005D42A8">
          <w:rPr>
            <w:rFonts w:ascii="Times New Roman" w:eastAsia="Times New Roman" w:hAnsi="Times New Roman" w:cs="Times New Roman"/>
            <w:sz w:val="24"/>
            <w:szCs w:val="24"/>
          </w:rPr>
          <w:t>https://doi.org/10.6073/pasta/c850e645d79bb239e1dfeadd0af6b631</w:t>
        </w:r>
        <w:r>
          <w:fldChar w:fldCharType="end"/>
        </w:r>
        <w:r w:rsidRPr="005D42A8">
          <w:rPr>
            <w:rFonts w:ascii="Times New Roman" w:eastAsia="Times New Roman" w:hAnsi="Times New Roman" w:cs="Times New Roman"/>
            <w:sz w:val="24"/>
            <w:szCs w:val="24"/>
          </w:rPr>
          <w:t xml:space="preserve"> </w:t>
        </w:r>
      </w:moveTo>
    </w:p>
    <w:moveToRangeEnd w:id="149"/>
    <w:p w14:paraId="3714EB81" w14:textId="0BA192FA" w:rsidR="00902661" w:rsidRPr="005D42A8" w:rsidRDefault="00902661">
      <w:pPr>
        <w:spacing w:line="480" w:lineRule="auto"/>
        <w:rPr>
          <w:ins w:id="151" w:author="Melanie" w:date="2022-03-04T14:54:00Z"/>
          <w:rFonts w:ascii="Times New Roman" w:eastAsia="Times New Roman" w:hAnsi="Times New Roman" w:cs="Times New Roman"/>
          <w:sz w:val="24"/>
          <w:szCs w:val="24"/>
        </w:rPr>
      </w:pPr>
    </w:p>
    <w:p w14:paraId="509039B1" w14:textId="77777777" w:rsidR="00902661" w:rsidRPr="005D42A8" w:rsidRDefault="00902661">
      <w:pPr>
        <w:spacing w:line="480" w:lineRule="auto"/>
        <w:rPr>
          <w:rFonts w:ascii="Times New Roman" w:eastAsia="Times New Roman" w:hAnsi="Times New Roman" w:cs="Times New Roman"/>
          <w:sz w:val="24"/>
          <w:szCs w:val="24"/>
        </w:rPr>
      </w:pPr>
    </w:p>
    <w:p w14:paraId="257AD110" w14:textId="77777777" w:rsidR="00523288" w:rsidDel="00902661" w:rsidRDefault="00925D81">
      <w:pPr>
        <w:spacing w:line="480" w:lineRule="auto"/>
        <w:rPr>
          <w:del w:id="152" w:author="Melanie" w:date="2022-03-04T14:54:00Z"/>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Pullinger</w:t>
      </w:r>
      <w:proofErr w:type="spellEnd"/>
      <w:r>
        <w:rPr>
          <w:rFonts w:ascii="Times New Roman" w:eastAsia="Times New Roman" w:hAnsi="Times New Roman" w:cs="Times New Roman"/>
          <w:sz w:val="24"/>
          <w:szCs w:val="24"/>
        </w:rPr>
        <w:t xml:space="preserve">, M. G., &amp; Johnson, C. J. (2010). Maintaining or restoring connectivity of modified landscapes: evaluating the least-cost path model with multiple sources of ecological information. </w:t>
      </w:r>
      <w:r>
        <w:rPr>
          <w:rFonts w:ascii="Times New Roman" w:eastAsia="Times New Roman" w:hAnsi="Times New Roman" w:cs="Times New Roman"/>
          <w:i/>
          <w:sz w:val="24"/>
          <w:szCs w:val="24"/>
        </w:rPr>
        <w:t>Landscape Ecology</w:t>
      </w:r>
      <w:r>
        <w:rPr>
          <w:rFonts w:ascii="Times New Roman" w:eastAsia="Times New Roman" w:hAnsi="Times New Roman" w:cs="Times New Roman"/>
          <w:sz w:val="24"/>
          <w:szCs w:val="24"/>
        </w:rPr>
        <w:t>, 25, 1547-1560.</w:t>
      </w:r>
    </w:p>
    <w:p w14:paraId="73B312F3" w14:textId="77777777" w:rsidR="00523288" w:rsidRDefault="00523288">
      <w:pPr>
        <w:spacing w:line="480" w:lineRule="auto"/>
        <w:rPr>
          <w:ins w:id="153" w:author="Ian McCullough" w:date="2022-02-24T00:14:00Z"/>
          <w:rFonts w:ascii="Times New Roman" w:eastAsia="Times New Roman" w:hAnsi="Times New Roman" w:cs="Times New Roman"/>
          <w:sz w:val="24"/>
          <w:szCs w:val="24"/>
        </w:rPr>
      </w:pPr>
    </w:p>
    <w:p w14:paraId="37EAE0B3" w14:textId="3FDEB589" w:rsidR="00523288" w:rsidDel="00902661" w:rsidRDefault="00925D81">
      <w:pPr>
        <w:spacing w:line="480" w:lineRule="auto"/>
        <w:rPr>
          <w:ins w:id="154" w:author="Ian McCullough" w:date="2022-02-24T00:14:00Z"/>
          <w:moveFrom w:id="155" w:author="Melanie" w:date="2022-03-04T14:54:00Z"/>
          <w:rFonts w:ascii="Times New Roman" w:eastAsia="Times New Roman" w:hAnsi="Times New Roman" w:cs="Times New Roman"/>
          <w:sz w:val="24"/>
          <w:szCs w:val="24"/>
        </w:rPr>
      </w:pPr>
      <w:moveFromRangeStart w:id="156" w:author="Melanie" w:date="2022-03-04T14:54:00Z" w:name="move97298068"/>
      <w:moveFrom w:id="157" w:author="Melanie" w:date="2022-03-04T14:54:00Z">
        <w:ins w:id="158" w:author="Ian McCullough" w:date="2022-02-24T00:14:00Z">
          <w:r w:rsidDel="00902661">
            <w:rPr>
              <w:rFonts w:ascii="Times New Roman" w:eastAsia="Times New Roman" w:hAnsi="Times New Roman" w:cs="Times New Roman"/>
              <w:sz w:val="24"/>
              <w:szCs w:val="24"/>
            </w:rPr>
            <w:t xml:space="preserve">Polus, S. M., Rodriguez, L. K., Wang, Q., Diaz Vazquez, J., Webster, K. E., Tan, P., Zhou, J., Danila, L., Hanly, P. J., Soranno, P. A. &amp; Cheruvelil, K. S. (2021). LAGOS-US RESERVOIR: Data module classifying conterminous U.S. lakes 4 hectares and larger as natural lakes or reservoirs. Environmental Data Initiative ver 1. Environmental Data Initiative. </w:t>
          </w:r>
          <w:r w:rsidDel="00902661">
            <w:fldChar w:fldCharType="begin"/>
          </w:r>
          <w:r w:rsidDel="00902661">
            <w:instrText>HYPERLINK "https://doi.org/10.6073/pasta/c850e645d79bb239e1dfeadd0af6b631"</w:instrText>
          </w:r>
          <w:r w:rsidDel="00902661">
            <w:fldChar w:fldCharType="separate"/>
          </w:r>
          <w:r w:rsidDel="00902661">
            <w:rPr>
              <w:rFonts w:ascii="Times New Roman" w:eastAsia="Times New Roman" w:hAnsi="Times New Roman" w:cs="Times New Roman"/>
              <w:sz w:val="24"/>
              <w:szCs w:val="24"/>
            </w:rPr>
            <w:t>https://doi.org/10.6073/pasta/c850e645d79bb239e1dfeadd0af6b631</w:t>
          </w:r>
          <w:r w:rsidDel="00902661">
            <w:fldChar w:fldCharType="end"/>
          </w:r>
          <w:r w:rsidDel="00902661">
            <w:rPr>
              <w:rFonts w:ascii="Times New Roman" w:eastAsia="Times New Roman" w:hAnsi="Times New Roman" w:cs="Times New Roman"/>
              <w:sz w:val="24"/>
              <w:szCs w:val="24"/>
            </w:rPr>
            <w:t xml:space="preserve"> </w:t>
          </w:r>
        </w:ins>
      </w:moveFrom>
    </w:p>
    <w:moveFromRangeEnd w:id="156"/>
    <w:p w14:paraId="48BB0692" w14:textId="77777777" w:rsidR="00523288" w:rsidRDefault="00523288">
      <w:pPr>
        <w:spacing w:line="480" w:lineRule="auto"/>
        <w:rPr>
          <w:rFonts w:ascii="Times New Roman" w:eastAsia="Times New Roman" w:hAnsi="Times New Roman" w:cs="Times New Roman"/>
          <w:sz w:val="24"/>
          <w:szCs w:val="24"/>
        </w:rPr>
      </w:pPr>
    </w:p>
    <w:p w14:paraId="49F7FD2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 Core Team (2021). R: A language and environment for statistical computing. R Foundation for Statistical Computing, Vienna, Austria. URL: https://www.R-project.org/.</w:t>
      </w:r>
    </w:p>
    <w:p w14:paraId="49B8CE5D" w14:textId="77777777" w:rsidR="00523288" w:rsidRDefault="00523288">
      <w:pPr>
        <w:spacing w:line="480" w:lineRule="auto"/>
        <w:rPr>
          <w:rFonts w:ascii="Times New Roman" w:eastAsia="Times New Roman" w:hAnsi="Times New Roman" w:cs="Times New Roman"/>
          <w:sz w:val="24"/>
          <w:szCs w:val="24"/>
        </w:rPr>
      </w:pPr>
    </w:p>
    <w:p w14:paraId="51D19AE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Rayfield, B., Fortin, M. J., &amp; Fall, A. (2011). Connectivity for conservation: a framework to classify network measures.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92, 847-858.</w:t>
      </w:r>
    </w:p>
    <w:p w14:paraId="713076F1" w14:textId="77777777" w:rsidR="00523288" w:rsidRDefault="00523288">
      <w:pPr>
        <w:spacing w:line="480" w:lineRule="auto"/>
        <w:rPr>
          <w:rFonts w:ascii="Times New Roman" w:eastAsia="Times New Roman" w:hAnsi="Times New Roman" w:cs="Times New Roman"/>
          <w:sz w:val="24"/>
          <w:szCs w:val="24"/>
        </w:rPr>
      </w:pPr>
    </w:p>
    <w:p w14:paraId="6B4FF262"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Renöfält</w:t>
      </w:r>
      <w:proofErr w:type="spellEnd"/>
      <w:r>
        <w:rPr>
          <w:rFonts w:ascii="Times New Roman" w:eastAsia="Times New Roman" w:hAnsi="Times New Roman" w:cs="Times New Roman"/>
          <w:sz w:val="24"/>
          <w:szCs w:val="24"/>
        </w:rPr>
        <w:t xml:space="preserve">, B. M., Jansson, R., &amp; Nilsson, C. (2010). Effects of hydropower generation and opportunities for environmental flow management in Swedish riverine ecosystems.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55</w:t>
      </w:r>
      <w:r>
        <w:rPr>
          <w:rFonts w:ascii="Times New Roman" w:eastAsia="Times New Roman" w:hAnsi="Times New Roman" w:cs="Times New Roman"/>
          <w:sz w:val="24"/>
          <w:szCs w:val="24"/>
        </w:rPr>
        <w:t>(1), 49-67.</w:t>
      </w:r>
    </w:p>
    <w:p w14:paraId="75129D19" w14:textId="77777777" w:rsidR="00523288" w:rsidRDefault="00523288">
      <w:pPr>
        <w:spacing w:line="480" w:lineRule="auto"/>
        <w:rPr>
          <w:rFonts w:ascii="Times New Roman" w:eastAsia="Times New Roman" w:hAnsi="Times New Roman" w:cs="Times New Roman"/>
          <w:sz w:val="24"/>
          <w:szCs w:val="24"/>
        </w:rPr>
      </w:pPr>
    </w:p>
    <w:p w14:paraId="6621BFE4"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Sarker</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Veremyev</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Boginski</w:t>
      </w:r>
      <w:proofErr w:type="spellEnd"/>
      <w:r>
        <w:rPr>
          <w:rFonts w:ascii="Times New Roman" w:eastAsia="Times New Roman" w:hAnsi="Times New Roman" w:cs="Times New Roman"/>
          <w:sz w:val="24"/>
          <w:szCs w:val="24"/>
        </w:rPr>
        <w:t xml:space="preserve">, V., &amp; Singh, A. (2019). Critical nodes in river networks. </w:t>
      </w:r>
      <w:r>
        <w:rPr>
          <w:rFonts w:ascii="Times New Roman" w:eastAsia="Times New Roman" w:hAnsi="Times New Roman" w:cs="Times New Roman"/>
          <w:i/>
          <w:sz w:val="24"/>
          <w:szCs w:val="24"/>
        </w:rPr>
        <w:t>Scientific Reports</w:t>
      </w:r>
      <w:r>
        <w:rPr>
          <w:rFonts w:ascii="Times New Roman" w:eastAsia="Times New Roman" w:hAnsi="Times New Roman" w:cs="Times New Roman"/>
          <w:sz w:val="24"/>
          <w:szCs w:val="24"/>
        </w:rPr>
        <w:t>, 9, 1-11.</w:t>
      </w:r>
    </w:p>
    <w:p w14:paraId="37CB78C0" w14:textId="77777777" w:rsidR="00523288" w:rsidRDefault="00523288">
      <w:pPr>
        <w:spacing w:line="480" w:lineRule="auto"/>
        <w:rPr>
          <w:rFonts w:ascii="Times New Roman" w:eastAsia="Times New Roman" w:hAnsi="Times New Roman" w:cs="Times New Roman"/>
          <w:sz w:val="24"/>
          <w:szCs w:val="24"/>
        </w:rPr>
      </w:pPr>
    </w:p>
    <w:p w14:paraId="13E43F4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D. L., </w:t>
      </w:r>
      <w:proofErr w:type="spellStart"/>
      <w:r>
        <w:rPr>
          <w:rFonts w:ascii="Times New Roman" w:eastAsia="Times New Roman" w:hAnsi="Times New Roman" w:cs="Times New Roman"/>
          <w:sz w:val="24"/>
          <w:szCs w:val="24"/>
        </w:rPr>
        <w:t>Meeuwig</w:t>
      </w:r>
      <w:proofErr w:type="spellEnd"/>
      <w:r>
        <w:rPr>
          <w:rFonts w:ascii="Times New Roman" w:eastAsia="Times New Roman" w:hAnsi="Times New Roman" w:cs="Times New Roman"/>
          <w:sz w:val="24"/>
          <w:szCs w:val="24"/>
        </w:rPr>
        <w:t xml:space="preserve">, J. J., &amp; Vincent, A. C. (2002). Freshwater protected areas: strategies for conservation. </w:t>
      </w:r>
      <w:r>
        <w:rPr>
          <w:rFonts w:ascii="Times New Roman" w:eastAsia="Times New Roman" w:hAnsi="Times New Roman" w:cs="Times New Roman"/>
          <w:i/>
          <w:sz w:val="24"/>
          <w:szCs w:val="24"/>
        </w:rPr>
        <w:t>Conservation Biology</w:t>
      </w:r>
      <w:r>
        <w:rPr>
          <w:rFonts w:ascii="Times New Roman" w:eastAsia="Times New Roman" w:hAnsi="Times New Roman" w:cs="Times New Roman"/>
          <w:sz w:val="24"/>
          <w:szCs w:val="24"/>
        </w:rPr>
        <w:t>, 16, 30-41.</w:t>
      </w:r>
    </w:p>
    <w:p w14:paraId="365D8035" w14:textId="77777777" w:rsidR="00523288" w:rsidRDefault="00523288">
      <w:pPr>
        <w:spacing w:line="480" w:lineRule="auto"/>
        <w:rPr>
          <w:rFonts w:ascii="Times New Roman" w:eastAsia="Times New Roman" w:hAnsi="Times New Roman" w:cs="Times New Roman"/>
          <w:sz w:val="24"/>
          <w:szCs w:val="24"/>
        </w:rPr>
      </w:pPr>
    </w:p>
    <w:p w14:paraId="3C0C482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Saunders, M. I., Brown, C. J., Foley, M. M., </w:t>
      </w:r>
      <w:proofErr w:type="spellStart"/>
      <w:r>
        <w:rPr>
          <w:rFonts w:ascii="Times New Roman" w:eastAsia="Times New Roman" w:hAnsi="Times New Roman" w:cs="Times New Roman"/>
          <w:sz w:val="24"/>
          <w:szCs w:val="24"/>
        </w:rPr>
        <w:t>Febria</w:t>
      </w:r>
      <w:proofErr w:type="spellEnd"/>
      <w:r>
        <w:rPr>
          <w:rFonts w:ascii="Times New Roman" w:eastAsia="Times New Roman" w:hAnsi="Times New Roman" w:cs="Times New Roman"/>
          <w:sz w:val="24"/>
          <w:szCs w:val="24"/>
        </w:rPr>
        <w:t xml:space="preserve">, C. M., Albright, R., </w:t>
      </w:r>
      <w:proofErr w:type="spellStart"/>
      <w:r>
        <w:rPr>
          <w:rFonts w:ascii="Times New Roman" w:eastAsia="Times New Roman" w:hAnsi="Times New Roman" w:cs="Times New Roman"/>
          <w:sz w:val="24"/>
          <w:szCs w:val="24"/>
        </w:rPr>
        <w:t>Mehling</w:t>
      </w:r>
      <w:proofErr w:type="spellEnd"/>
      <w:r>
        <w:rPr>
          <w:rFonts w:ascii="Times New Roman" w:eastAsia="Times New Roman" w:hAnsi="Times New Roman" w:cs="Times New Roman"/>
          <w:sz w:val="24"/>
          <w:szCs w:val="24"/>
        </w:rPr>
        <w:t xml:space="preserve">, M. G., Kavanaugh, M. T. &amp; </w:t>
      </w:r>
      <w:proofErr w:type="spellStart"/>
      <w:r>
        <w:rPr>
          <w:rFonts w:ascii="Times New Roman" w:eastAsia="Times New Roman" w:hAnsi="Times New Roman" w:cs="Times New Roman"/>
          <w:sz w:val="24"/>
          <w:szCs w:val="24"/>
        </w:rPr>
        <w:t>Burfeind</w:t>
      </w:r>
      <w:proofErr w:type="spellEnd"/>
      <w:r>
        <w:rPr>
          <w:rFonts w:ascii="Times New Roman" w:eastAsia="Times New Roman" w:hAnsi="Times New Roman" w:cs="Times New Roman"/>
          <w:sz w:val="24"/>
          <w:szCs w:val="24"/>
        </w:rPr>
        <w:t xml:space="preserve">, D. D. (2016). Human impacts on connectivity in marine and freshwater ecosystems assessed using graph theory: a review. </w:t>
      </w:r>
      <w:r>
        <w:rPr>
          <w:rFonts w:ascii="Times New Roman" w:eastAsia="Times New Roman" w:hAnsi="Times New Roman" w:cs="Times New Roman"/>
          <w:i/>
          <w:sz w:val="24"/>
          <w:szCs w:val="24"/>
        </w:rPr>
        <w:t>Marine and Freshwater Research</w:t>
      </w:r>
      <w:r>
        <w:rPr>
          <w:rFonts w:ascii="Times New Roman" w:eastAsia="Times New Roman" w:hAnsi="Times New Roman" w:cs="Times New Roman"/>
          <w:sz w:val="24"/>
          <w:szCs w:val="24"/>
        </w:rPr>
        <w:t>, 67, 277-290.</w:t>
      </w:r>
    </w:p>
    <w:p w14:paraId="3E398E6F" w14:textId="77777777" w:rsidR="00523288" w:rsidRDefault="00523288">
      <w:pPr>
        <w:spacing w:line="480" w:lineRule="auto"/>
        <w:rPr>
          <w:rFonts w:ascii="Times New Roman" w:eastAsia="Times New Roman" w:hAnsi="Times New Roman" w:cs="Times New Roman"/>
          <w:sz w:val="24"/>
          <w:szCs w:val="24"/>
        </w:rPr>
      </w:pPr>
    </w:p>
    <w:p w14:paraId="411A18FB"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w:t>
      </w:r>
      <w:proofErr w:type="spellStart"/>
      <w:r>
        <w:rPr>
          <w:rFonts w:ascii="Times New Roman" w:eastAsia="Times New Roman" w:hAnsi="Times New Roman" w:cs="Times New Roman"/>
          <w:sz w:val="24"/>
          <w:szCs w:val="24"/>
        </w:rPr>
        <w:t>Bodin</w:t>
      </w:r>
      <w:proofErr w:type="spellEnd"/>
      <w:r>
        <w:rPr>
          <w:rFonts w:ascii="Times New Roman" w:eastAsia="Times New Roman" w:hAnsi="Times New Roman" w:cs="Times New Roman"/>
          <w:sz w:val="24"/>
          <w:szCs w:val="24"/>
        </w:rPr>
        <w:t xml:space="preserve">, Ö., &amp; Fortin, M. J. (2014). EDITOR'S CHOICE: Stepping stones are crucial for species' long‐distance dispersal and range expansion through habitat networks. </w:t>
      </w:r>
      <w:r>
        <w:rPr>
          <w:rFonts w:ascii="Times New Roman" w:eastAsia="Times New Roman" w:hAnsi="Times New Roman" w:cs="Times New Roman"/>
          <w:i/>
          <w:sz w:val="24"/>
          <w:szCs w:val="24"/>
        </w:rPr>
        <w:t>Journal of Applied Ecology</w:t>
      </w:r>
      <w:r>
        <w:rPr>
          <w:rFonts w:ascii="Times New Roman" w:eastAsia="Times New Roman" w:hAnsi="Times New Roman" w:cs="Times New Roman"/>
          <w:sz w:val="24"/>
          <w:szCs w:val="24"/>
        </w:rPr>
        <w:t>, 51, 171-182.</w:t>
      </w:r>
    </w:p>
    <w:p w14:paraId="213D3B2A" w14:textId="77777777" w:rsidR="00523288" w:rsidRDefault="00523288">
      <w:pPr>
        <w:spacing w:line="480" w:lineRule="auto"/>
        <w:rPr>
          <w:rFonts w:ascii="Times New Roman" w:eastAsia="Times New Roman" w:hAnsi="Times New Roman" w:cs="Times New Roman"/>
          <w:sz w:val="24"/>
          <w:szCs w:val="24"/>
        </w:rPr>
      </w:pPr>
    </w:p>
    <w:p w14:paraId="451375E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&amp; Rubio, L. (2010). A common currency for the different ways in which patches and links can contribute to habitat availability and connectivity in the landscape. </w:t>
      </w:r>
      <w:proofErr w:type="spellStart"/>
      <w:r>
        <w:rPr>
          <w:rFonts w:ascii="Times New Roman" w:eastAsia="Times New Roman" w:hAnsi="Times New Roman" w:cs="Times New Roman"/>
          <w:i/>
          <w:sz w:val="24"/>
          <w:szCs w:val="24"/>
        </w:rPr>
        <w:t>Ecography</w:t>
      </w:r>
      <w:proofErr w:type="spellEnd"/>
      <w:r>
        <w:rPr>
          <w:rFonts w:ascii="Times New Roman" w:eastAsia="Times New Roman" w:hAnsi="Times New Roman" w:cs="Times New Roman"/>
          <w:sz w:val="24"/>
          <w:szCs w:val="24"/>
        </w:rPr>
        <w:t>, 33, 523-537.</w:t>
      </w:r>
    </w:p>
    <w:p w14:paraId="169EE8E0" w14:textId="77777777" w:rsidR="00523288" w:rsidRDefault="00523288">
      <w:pPr>
        <w:spacing w:line="480" w:lineRule="auto"/>
        <w:rPr>
          <w:rFonts w:ascii="Times New Roman" w:eastAsia="Times New Roman" w:hAnsi="Times New Roman" w:cs="Times New Roman"/>
          <w:sz w:val="24"/>
          <w:szCs w:val="24"/>
        </w:rPr>
      </w:pPr>
    </w:p>
    <w:p w14:paraId="69589790"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Saura</w:t>
      </w:r>
      <w:proofErr w:type="spellEnd"/>
      <w:r>
        <w:rPr>
          <w:rFonts w:ascii="Times New Roman" w:eastAsia="Times New Roman" w:hAnsi="Times New Roman" w:cs="Times New Roman"/>
          <w:sz w:val="24"/>
          <w:szCs w:val="24"/>
        </w:rPr>
        <w:t xml:space="preserve">, S., &amp; Torne, J. (2009). </w:t>
      </w:r>
      <w:proofErr w:type="spellStart"/>
      <w:r>
        <w:rPr>
          <w:rFonts w:ascii="Times New Roman" w:eastAsia="Times New Roman" w:hAnsi="Times New Roman" w:cs="Times New Roman"/>
          <w:sz w:val="24"/>
          <w:szCs w:val="24"/>
        </w:rPr>
        <w:t>Conefor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Sensinode</w:t>
      </w:r>
      <w:proofErr w:type="spellEnd"/>
      <w:r>
        <w:rPr>
          <w:rFonts w:ascii="Times New Roman" w:eastAsia="Times New Roman" w:hAnsi="Times New Roman" w:cs="Times New Roman"/>
          <w:sz w:val="24"/>
          <w:szCs w:val="24"/>
        </w:rPr>
        <w:t xml:space="preserve"> 2.2: a software package for quantifying the importance of habitat patches for landscape connectivity. </w:t>
      </w:r>
      <w:r>
        <w:rPr>
          <w:rFonts w:ascii="Times New Roman" w:eastAsia="Times New Roman" w:hAnsi="Times New Roman" w:cs="Times New Roman"/>
          <w:i/>
          <w:sz w:val="24"/>
          <w:szCs w:val="24"/>
        </w:rPr>
        <w:t>Environmental Modelling &amp; Software</w:t>
      </w:r>
      <w:r>
        <w:rPr>
          <w:rFonts w:ascii="Times New Roman" w:eastAsia="Times New Roman" w:hAnsi="Times New Roman" w:cs="Times New Roman"/>
          <w:sz w:val="24"/>
          <w:szCs w:val="24"/>
        </w:rPr>
        <w:t>, 24, 135-139.</w:t>
      </w:r>
    </w:p>
    <w:p w14:paraId="06BB6661" w14:textId="77777777" w:rsidR="00523288" w:rsidRDefault="00523288">
      <w:pPr>
        <w:spacing w:line="480" w:lineRule="auto"/>
        <w:rPr>
          <w:rFonts w:ascii="Times New Roman" w:eastAsia="Times New Roman" w:hAnsi="Times New Roman" w:cs="Times New Roman"/>
          <w:sz w:val="24"/>
          <w:szCs w:val="24"/>
        </w:rPr>
      </w:pPr>
    </w:p>
    <w:p w14:paraId="5E533C67"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Schmera</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Árva</w:t>
      </w:r>
      <w:proofErr w:type="spellEnd"/>
      <w:r>
        <w:rPr>
          <w:rFonts w:ascii="Times New Roman" w:eastAsia="Times New Roman" w:hAnsi="Times New Roman" w:cs="Times New Roman"/>
          <w:sz w:val="24"/>
          <w:szCs w:val="24"/>
        </w:rPr>
        <w:t xml:space="preserve">, D., </w:t>
      </w:r>
      <w:proofErr w:type="spellStart"/>
      <w:r>
        <w:rPr>
          <w:rFonts w:ascii="Times New Roman" w:eastAsia="Times New Roman" w:hAnsi="Times New Roman" w:cs="Times New Roman"/>
          <w:sz w:val="24"/>
          <w:szCs w:val="24"/>
        </w:rPr>
        <w:t>Boda</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Bódis</w:t>
      </w:r>
      <w:proofErr w:type="spellEnd"/>
      <w:r>
        <w:rPr>
          <w:rFonts w:ascii="Times New Roman" w:eastAsia="Times New Roman" w:hAnsi="Times New Roman" w:cs="Times New Roman"/>
          <w:sz w:val="24"/>
          <w:szCs w:val="24"/>
        </w:rPr>
        <w:t xml:space="preserve">, E., </w:t>
      </w:r>
      <w:proofErr w:type="spellStart"/>
      <w:r>
        <w:rPr>
          <w:rFonts w:ascii="Times New Roman" w:eastAsia="Times New Roman" w:hAnsi="Times New Roman" w:cs="Times New Roman"/>
          <w:sz w:val="24"/>
          <w:szCs w:val="24"/>
        </w:rPr>
        <w:t>Bolgovics</w:t>
      </w:r>
      <w:proofErr w:type="spellEnd"/>
      <w:r>
        <w:rPr>
          <w:rFonts w:ascii="Times New Roman" w:eastAsia="Times New Roman" w:hAnsi="Times New Roman" w:cs="Times New Roman"/>
          <w:sz w:val="24"/>
          <w:szCs w:val="24"/>
        </w:rPr>
        <w:t xml:space="preserve">, Á., </w:t>
      </w:r>
      <w:proofErr w:type="spellStart"/>
      <w:r>
        <w:rPr>
          <w:rFonts w:ascii="Times New Roman" w:eastAsia="Times New Roman" w:hAnsi="Times New Roman" w:cs="Times New Roman"/>
          <w:sz w:val="24"/>
          <w:szCs w:val="24"/>
        </w:rPr>
        <w:t>Borics</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Csercsa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Deák</w:t>
      </w:r>
      <w:proofErr w:type="spellEnd"/>
      <w:r>
        <w:rPr>
          <w:rFonts w:ascii="Times New Roman" w:eastAsia="Times New Roman" w:hAnsi="Times New Roman" w:cs="Times New Roman"/>
          <w:sz w:val="24"/>
          <w:szCs w:val="24"/>
        </w:rPr>
        <w:t xml:space="preserve">, C., </w:t>
      </w:r>
      <w:proofErr w:type="spellStart"/>
      <w:r>
        <w:rPr>
          <w:rFonts w:ascii="Times New Roman" w:eastAsia="Times New Roman" w:hAnsi="Times New Roman" w:cs="Times New Roman"/>
          <w:sz w:val="24"/>
          <w:szCs w:val="24"/>
        </w:rPr>
        <w:t>Krasznai</w:t>
      </w:r>
      <w:proofErr w:type="spellEnd"/>
      <w:r>
        <w:rPr>
          <w:rFonts w:ascii="Times New Roman" w:eastAsia="Times New Roman" w:hAnsi="Times New Roman" w:cs="Times New Roman"/>
          <w:sz w:val="24"/>
          <w:szCs w:val="24"/>
        </w:rPr>
        <w:t xml:space="preserve">, E. A., </w:t>
      </w:r>
      <w:proofErr w:type="spellStart"/>
      <w:r>
        <w:rPr>
          <w:rFonts w:ascii="Times New Roman" w:eastAsia="Times New Roman" w:hAnsi="Times New Roman" w:cs="Times New Roman"/>
          <w:sz w:val="24"/>
          <w:szCs w:val="24"/>
        </w:rPr>
        <w:t>Lukács</w:t>
      </w:r>
      <w:proofErr w:type="spellEnd"/>
      <w:r>
        <w:rPr>
          <w:rFonts w:ascii="Times New Roman" w:eastAsia="Times New Roman" w:hAnsi="Times New Roman" w:cs="Times New Roman"/>
          <w:sz w:val="24"/>
          <w:szCs w:val="24"/>
        </w:rPr>
        <w:t xml:space="preserve">, B. A., </w:t>
      </w:r>
      <w:proofErr w:type="spellStart"/>
      <w:r>
        <w:rPr>
          <w:rFonts w:ascii="Times New Roman" w:eastAsia="Times New Roman" w:hAnsi="Times New Roman" w:cs="Times New Roman"/>
          <w:sz w:val="24"/>
          <w:szCs w:val="24"/>
        </w:rPr>
        <w:t>Mauchart</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Móra</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Sály</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Specziár</w:t>
      </w:r>
      <w:proofErr w:type="spell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Süveges</w:t>
      </w:r>
      <w:proofErr w:type="spellEnd"/>
      <w:r>
        <w:rPr>
          <w:rFonts w:ascii="Times New Roman" w:eastAsia="Times New Roman" w:hAnsi="Times New Roman" w:cs="Times New Roman"/>
          <w:sz w:val="24"/>
          <w:szCs w:val="24"/>
        </w:rPr>
        <w:t xml:space="preserve">, K., </w:t>
      </w:r>
      <w:proofErr w:type="spellStart"/>
      <w:r>
        <w:rPr>
          <w:rFonts w:ascii="Times New Roman" w:eastAsia="Times New Roman" w:hAnsi="Times New Roman" w:cs="Times New Roman"/>
          <w:sz w:val="24"/>
          <w:szCs w:val="24"/>
        </w:rPr>
        <w:t>Szivák</w:t>
      </w:r>
      <w:proofErr w:type="spellEnd"/>
      <w:r>
        <w:rPr>
          <w:rFonts w:ascii="Times New Roman" w:eastAsia="Times New Roman" w:hAnsi="Times New Roman" w:cs="Times New Roman"/>
          <w:sz w:val="24"/>
          <w:szCs w:val="24"/>
        </w:rPr>
        <w:t xml:space="preserve">, I., </w:t>
      </w:r>
      <w:proofErr w:type="spellStart"/>
      <w:r>
        <w:rPr>
          <w:rFonts w:ascii="Times New Roman" w:eastAsia="Times New Roman" w:hAnsi="Times New Roman" w:cs="Times New Roman"/>
          <w:sz w:val="24"/>
          <w:szCs w:val="24"/>
        </w:rPr>
        <w:t>Takács</w:t>
      </w:r>
      <w:proofErr w:type="spellEnd"/>
      <w:r>
        <w:rPr>
          <w:rFonts w:ascii="Times New Roman" w:eastAsia="Times New Roman" w:hAnsi="Times New Roman" w:cs="Times New Roman"/>
          <w:sz w:val="24"/>
          <w:szCs w:val="24"/>
        </w:rPr>
        <w:t xml:space="preserve">, P., </w:t>
      </w:r>
      <w:proofErr w:type="spellStart"/>
      <w:r>
        <w:rPr>
          <w:rFonts w:ascii="Times New Roman" w:eastAsia="Times New Roman" w:hAnsi="Times New Roman" w:cs="Times New Roman"/>
          <w:sz w:val="24"/>
          <w:szCs w:val="24"/>
        </w:rPr>
        <w:t>Tóth</w:t>
      </w:r>
      <w:proofErr w:type="spellEnd"/>
      <w:r>
        <w:rPr>
          <w:rFonts w:ascii="Times New Roman" w:eastAsia="Times New Roman" w:hAnsi="Times New Roman" w:cs="Times New Roman"/>
          <w:sz w:val="24"/>
          <w:szCs w:val="24"/>
        </w:rPr>
        <w:t xml:space="preserve">, M., </w:t>
      </w:r>
      <w:proofErr w:type="spellStart"/>
      <w:r>
        <w:rPr>
          <w:rFonts w:ascii="Times New Roman" w:eastAsia="Times New Roman" w:hAnsi="Times New Roman" w:cs="Times New Roman"/>
          <w:sz w:val="24"/>
          <w:szCs w:val="24"/>
        </w:rPr>
        <w:t>Várbíró</w:t>
      </w:r>
      <w:proofErr w:type="spellEnd"/>
      <w:r>
        <w:rPr>
          <w:rFonts w:ascii="Times New Roman" w:eastAsia="Times New Roman" w:hAnsi="Times New Roman" w:cs="Times New Roman"/>
          <w:sz w:val="24"/>
          <w:szCs w:val="24"/>
        </w:rPr>
        <w:t xml:space="preserve">, G., </w:t>
      </w:r>
      <w:proofErr w:type="spellStart"/>
      <w:r>
        <w:rPr>
          <w:rFonts w:ascii="Times New Roman" w:eastAsia="Times New Roman" w:hAnsi="Times New Roman" w:cs="Times New Roman"/>
          <w:sz w:val="24"/>
          <w:szCs w:val="24"/>
        </w:rPr>
        <w:t>Vojtkó</w:t>
      </w:r>
      <w:proofErr w:type="spellEnd"/>
      <w:r>
        <w:rPr>
          <w:rFonts w:ascii="Times New Roman" w:eastAsia="Times New Roman" w:hAnsi="Times New Roman" w:cs="Times New Roman"/>
          <w:sz w:val="24"/>
          <w:szCs w:val="24"/>
        </w:rPr>
        <w:t xml:space="preserve">, A. E., &amp; </w:t>
      </w:r>
      <w:proofErr w:type="spellStart"/>
      <w:r>
        <w:rPr>
          <w:rFonts w:ascii="Times New Roman" w:eastAsia="Times New Roman" w:hAnsi="Times New Roman" w:cs="Times New Roman"/>
          <w:sz w:val="24"/>
          <w:szCs w:val="24"/>
        </w:rPr>
        <w:t>Erős</w:t>
      </w:r>
      <w:proofErr w:type="spellEnd"/>
      <w:r>
        <w:rPr>
          <w:rFonts w:ascii="Times New Roman" w:eastAsia="Times New Roman" w:hAnsi="Times New Roman" w:cs="Times New Roman"/>
          <w:sz w:val="24"/>
          <w:szCs w:val="24"/>
        </w:rPr>
        <w:t xml:space="preserve">, T. (2018). Does isolation influence the relative role of environmental and dispersal‐related processes in stream networks? An empirical test of the network position hypothesis using multiple taxa. </w:t>
      </w:r>
      <w:r>
        <w:rPr>
          <w:rFonts w:ascii="Times New Roman" w:eastAsia="Times New Roman" w:hAnsi="Times New Roman" w:cs="Times New Roman"/>
          <w:i/>
          <w:sz w:val="24"/>
          <w:szCs w:val="24"/>
        </w:rPr>
        <w:t>Freshwater Biology</w:t>
      </w:r>
      <w:r>
        <w:rPr>
          <w:rFonts w:ascii="Times New Roman" w:eastAsia="Times New Roman" w:hAnsi="Times New Roman" w:cs="Times New Roman"/>
          <w:sz w:val="24"/>
          <w:szCs w:val="24"/>
        </w:rPr>
        <w:t>, 63, 74-85.</w:t>
      </w:r>
    </w:p>
    <w:p w14:paraId="3A4118DB" w14:textId="77777777" w:rsidR="00523288" w:rsidRDefault="00523288">
      <w:pPr>
        <w:spacing w:line="480" w:lineRule="auto"/>
        <w:rPr>
          <w:rFonts w:ascii="Times New Roman" w:eastAsia="Times New Roman" w:hAnsi="Times New Roman" w:cs="Times New Roman"/>
          <w:sz w:val="24"/>
          <w:szCs w:val="24"/>
        </w:rPr>
      </w:pPr>
    </w:p>
    <w:p w14:paraId="6E635070" w14:textId="77777777" w:rsidR="00523288" w:rsidRPr="005D42A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Secretariat of the Convention on Biological Diversity. (2020). Global Biodiversity Outlook 5 – Summary for Policy Makers. </w:t>
      </w:r>
      <w:r w:rsidRPr="005D42A8">
        <w:rPr>
          <w:rFonts w:ascii="Times New Roman" w:eastAsia="Times New Roman" w:hAnsi="Times New Roman" w:cs="Times New Roman"/>
          <w:sz w:val="24"/>
          <w:szCs w:val="24"/>
        </w:rPr>
        <w:t xml:space="preserve">Montréal. </w:t>
      </w:r>
      <w:hyperlink r:id="rId15">
        <w:r w:rsidRPr="005D42A8">
          <w:rPr>
            <w:rFonts w:ascii="Times New Roman" w:eastAsia="Times New Roman" w:hAnsi="Times New Roman" w:cs="Times New Roman"/>
            <w:color w:val="1155CC"/>
            <w:sz w:val="24"/>
            <w:szCs w:val="24"/>
            <w:u w:val="single"/>
          </w:rPr>
          <w:t>https://www.cbd.int/gbo/gbo5/publication/gbo-5-spm-en.pdf</w:t>
        </w:r>
      </w:hyperlink>
      <w:r w:rsidRPr="005D42A8">
        <w:rPr>
          <w:rFonts w:ascii="Times New Roman" w:eastAsia="Times New Roman" w:hAnsi="Times New Roman" w:cs="Times New Roman"/>
          <w:sz w:val="24"/>
          <w:szCs w:val="24"/>
        </w:rPr>
        <w:t xml:space="preserve"> </w:t>
      </w:r>
    </w:p>
    <w:p w14:paraId="7311D271" w14:textId="77777777" w:rsidR="00523288" w:rsidRPr="005D42A8" w:rsidRDefault="00523288">
      <w:pPr>
        <w:spacing w:line="480" w:lineRule="auto"/>
        <w:rPr>
          <w:rFonts w:ascii="Times New Roman" w:eastAsia="Times New Roman" w:hAnsi="Times New Roman" w:cs="Times New Roman"/>
          <w:sz w:val="24"/>
          <w:szCs w:val="24"/>
        </w:rPr>
      </w:pPr>
    </w:p>
    <w:p w14:paraId="0DC33FB3" w14:textId="77777777" w:rsidR="00523288" w:rsidRDefault="00925D81">
      <w:pPr>
        <w:spacing w:after="240" w:line="480" w:lineRule="auto"/>
        <w:rPr>
          <w:rFonts w:ascii="Times New Roman" w:eastAsia="Times New Roman" w:hAnsi="Times New Roman" w:cs="Times New Roman"/>
          <w:sz w:val="24"/>
          <w:szCs w:val="24"/>
        </w:rPr>
      </w:pPr>
      <w:r w:rsidRPr="005D42A8">
        <w:rPr>
          <w:rFonts w:ascii="Times New Roman" w:eastAsia="Times New Roman" w:hAnsi="Times New Roman" w:cs="Times New Roman"/>
          <w:sz w:val="24"/>
          <w:szCs w:val="24"/>
        </w:rPr>
        <w:t xml:space="preserve">Smith, N.J., K.E. Webster, L.K. Rodriguez, K.S. </w:t>
      </w:r>
      <w:proofErr w:type="spellStart"/>
      <w:r w:rsidRPr="005D42A8">
        <w:rPr>
          <w:rFonts w:ascii="Times New Roman" w:eastAsia="Times New Roman" w:hAnsi="Times New Roman" w:cs="Times New Roman"/>
          <w:sz w:val="24"/>
          <w:szCs w:val="24"/>
        </w:rPr>
        <w:t>Cheruvelil</w:t>
      </w:r>
      <w:proofErr w:type="spellEnd"/>
      <w:r w:rsidRPr="005D42A8">
        <w:rPr>
          <w:rFonts w:ascii="Times New Roman" w:eastAsia="Times New Roman" w:hAnsi="Times New Roman" w:cs="Times New Roman"/>
          <w:sz w:val="24"/>
          <w:szCs w:val="24"/>
        </w:rPr>
        <w:t xml:space="preserve">, and P.A. </w:t>
      </w:r>
      <w:proofErr w:type="spellStart"/>
      <w:r w:rsidRPr="005D42A8">
        <w:rPr>
          <w:rFonts w:ascii="Times New Roman" w:eastAsia="Times New Roman" w:hAnsi="Times New Roman" w:cs="Times New Roman"/>
          <w:sz w:val="24"/>
          <w:szCs w:val="24"/>
        </w:rPr>
        <w:t>Soranno</w:t>
      </w:r>
      <w:proofErr w:type="spellEnd"/>
      <w:r w:rsidRPr="005D42A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2021. LAGOS-US LOCUS v1.0: Data module of location, identifiers, and physical characteristics of lakes and their watersheds in the conterminous U.S. </w:t>
      </w:r>
      <w:proofErr w:type="spellStart"/>
      <w:r>
        <w:rPr>
          <w:rFonts w:ascii="Times New Roman" w:eastAsia="Times New Roman" w:hAnsi="Times New Roman" w:cs="Times New Roman"/>
          <w:sz w:val="24"/>
          <w:szCs w:val="24"/>
        </w:rPr>
        <w:t>ver</w:t>
      </w:r>
      <w:proofErr w:type="spellEnd"/>
      <w:r>
        <w:rPr>
          <w:rFonts w:ascii="Times New Roman" w:eastAsia="Times New Roman" w:hAnsi="Times New Roman" w:cs="Times New Roman"/>
          <w:sz w:val="24"/>
          <w:szCs w:val="24"/>
        </w:rPr>
        <w:t xml:space="preserve"> 1. Environmental Data Initiative. https://doi.org/10.6073/pasta/e5c2fb8d77467d3f03de4667ac2173ca (Accessed 2021-10-01).</w:t>
      </w:r>
    </w:p>
    <w:p w14:paraId="166F793E"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Stralberg</w:t>
      </w:r>
      <w:proofErr w:type="spellEnd"/>
      <w:r>
        <w:rPr>
          <w:rFonts w:ascii="Times New Roman" w:eastAsia="Times New Roman" w:hAnsi="Times New Roman" w:cs="Times New Roman"/>
          <w:sz w:val="24"/>
          <w:szCs w:val="24"/>
        </w:rPr>
        <w:t xml:space="preserve">, D., Carroll, C., &amp; Nielsen, S. E. (2020). Toward a climate‐informed North American protected areas network: Incorporating climate‐change refugia and corridors in conservation planning.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13, e12712.</w:t>
      </w:r>
    </w:p>
    <w:p w14:paraId="4D8AF060" w14:textId="77777777" w:rsidR="00523288" w:rsidRDefault="00523288">
      <w:pPr>
        <w:spacing w:line="480" w:lineRule="auto"/>
        <w:rPr>
          <w:rFonts w:ascii="Times New Roman" w:eastAsia="Times New Roman" w:hAnsi="Times New Roman" w:cs="Times New Roman"/>
          <w:sz w:val="24"/>
          <w:szCs w:val="24"/>
        </w:rPr>
      </w:pPr>
    </w:p>
    <w:p w14:paraId="66347D3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Theobald, D. M., Reed, S. E., Fields, K., &amp; </w:t>
      </w:r>
      <w:proofErr w:type="spellStart"/>
      <w:r>
        <w:rPr>
          <w:rFonts w:ascii="Times New Roman" w:eastAsia="Times New Roman" w:hAnsi="Times New Roman" w:cs="Times New Roman"/>
          <w:sz w:val="24"/>
          <w:szCs w:val="24"/>
        </w:rPr>
        <w:t>Soulé</w:t>
      </w:r>
      <w:proofErr w:type="spellEnd"/>
      <w:r>
        <w:rPr>
          <w:rFonts w:ascii="Times New Roman" w:eastAsia="Times New Roman" w:hAnsi="Times New Roman" w:cs="Times New Roman"/>
          <w:sz w:val="24"/>
          <w:szCs w:val="24"/>
        </w:rPr>
        <w:t xml:space="preserve">, M. (2012). Connecting natural landscapes using a landscape permeability model to prioritize conservation activities in the United States. </w:t>
      </w:r>
      <w:r>
        <w:rPr>
          <w:rFonts w:ascii="Times New Roman" w:eastAsia="Times New Roman" w:hAnsi="Times New Roman" w:cs="Times New Roman"/>
          <w:i/>
          <w:sz w:val="24"/>
          <w:szCs w:val="24"/>
        </w:rPr>
        <w:t>Conservation Letters</w:t>
      </w:r>
      <w:r>
        <w:rPr>
          <w:rFonts w:ascii="Times New Roman" w:eastAsia="Times New Roman" w:hAnsi="Times New Roman" w:cs="Times New Roman"/>
          <w:sz w:val="24"/>
          <w:szCs w:val="24"/>
        </w:rPr>
        <w:t>, 5, 123-133.</w:t>
      </w:r>
    </w:p>
    <w:p w14:paraId="06B3DDB4" w14:textId="77777777" w:rsidR="00523288" w:rsidRDefault="00523288">
      <w:pPr>
        <w:spacing w:line="480" w:lineRule="auto"/>
        <w:rPr>
          <w:rFonts w:ascii="Times New Roman" w:eastAsia="Times New Roman" w:hAnsi="Times New Roman" w:cs="Times New Roman"/>
          <w:sz w:val="24"/>
          <w:szCs w:val="24"/>
        </w:rPr>
      </w:pPr>
    </w:p>
    <w:p w14:paraId="3D4D0381" w14:textId="77777777" w:rsidR="00523288" w:rsidRDefault="00925D81">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lastRenderedPageBreak/>
        <w:t>Tonn</w:t>
      </w:r>
      <w:proofErr w:type="spellEnd"/>
      <w:r>
        <w:rPr>
          <w:rFonts w:ascii="Times New Roman" w:eastAsia="Times New Roman" w:hAnsi="Times New Roman" w:cs="Times New Roman"/>
          <w:sz w:val="24"/>
          <w:szCs w:val="24"/>
        </w:rPr>
        <w:t xml:space="preserve">, W. M., &amp; Magnuson, J. J. (1982). Patterns in the species composition and richness of fish assemblages in northern Wisconsin lakes.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63, 1149-1166.</w:t>
      </w:r>
    </w:p>
    <w:p w14:paraId="4E8C3FC8" w14:textId="77777777" w:rsidR="00523288" w:rsidRDefault="00523288">
      <w:pPr>
        <w:spacing w:line="480" w:lineRule="auto"/>
        <w:rPr>
          <w:rFonts w:ascii="Times New Roman" w:eastAsia="Times New Roman" w:hAnsi="Times New Roman" w:cs="Times New Roman"/>
          <w:sz w:val="24"/>
          <w:szCs w:val="24"/>
        </w:rPr>
      </w:pPr>
    </w:p>
    <w:p w14:paraId="7577C647"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D., &amp; </w:t>
      </w:r>
      <w:proofErr w:type="spellStart"/>
      <w:r>
        <w:rPr>
          <w:rFonts w:ascii="Times New Roman" w:eastAsia="Times New Roman" w:hAnsi="Times New Roman" w:cs="Times New Roman"/>
          <w:sz w:val="24"/>
          <w:szCs w:val="24"/>
        </w:rPr>
        <w:t>Keitt</w:t>
      </w:r>
      <w:proofErr w:type="spellEnd"/>
      <w:r>
        <w:rPr>
          <w:rFonts w:ascii="Times New Roman" w:eastAsia="Times New Roman" w:hAnsi="Times New Roman" w:cs="Times New Roman"/>
          <w:sz w:val="24"/>
          <w:szCs w:val="24"/>
        </w:rPr>
        <w:t xml:space="preserve">, T. (2001). Landscape connectivity: a graph‐theoretic perspective. </w:t>
      </w:r>
      <w:r>
        <w:rPr>
          <w:rFonts w:ascii="Times New Roman" w:eastAsia="Times New Roman" w:hAnsi="Times New Roman" w:cs="Times New Roman"/>
          <w:i/>
          <w:sz w:val="24"/>
          <w:szCs w:val="24"/>
        </w:rPr>
        <w:t>Ecology</w:t>
      </w:r>
      <w:r>
        <w:rPr>
          <w:rFonts w:ascii="Times New Roman" w:eastAsia="Times New Roman" w:hAnsi="Times New Roman" w:cs="Times New Roman"/>
          <w:sz w:val="24"/>
          <w:szCs w:val="24"/>
        </w:rPr>
        <w:t>, 82, 1205-1218.</w:t>
      </w:r>
    </w:p>
    <w:p w14:paraId="0EFE7DD8" w14:textId="77777777" w:rsidR="00523288" w:rsidRDefault="00523288">
      <w:pPr>
        <w:spacing w:line="480" w:lineRule="auto"/>
        <w:rPr>
          <w:rFonts w:ascii="Times New Roman" w:eastAsia="Times New Roman" w:hAnsi="Times New Roman" w:cs="Times New Roman"/>
          <w:sz w:val="24"/>
          <w:szCs w:val="24"/>
        </w:rPr>
      </w:pPr>
    </w:p>
    <w:p w14:paraId="542E783F"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Urban, D. L., Minor, E. S., </w:t>
      </w:r>
      <w:proofErr w:type="spellStart"/>
      <w:r>
        <w:rPr>
          <w:rFonts w:ascii="Times New Roman" w:eastAsia="Times New Roman" w:hAnsi="Times New Roman" w:cs="Times New Roman"/>
          <w:sz w:val="24"/>
          <w:szCs w:val="24"/>
        </w:rPr>
        <w:t>Treml</w:t>
      </w:r>
      <w:proofErr w:type="spellEnd"/>
      <w:r>
        <w:rPr>
          <w:rFonts w:ascii="Times New Roman" w:eastAsia="Times New Roman" w:hAnsi="Times New Roman" w:cs="Times New Roman"/>
          <w:sz w:val="24"/>
          <w:szCs w:val="24"/>
        </w:rPr>
        <w:t xml:space="preserve">, E. A., &amp; Schick, R. S. (2009). Graph models of habitat mosaics. </w:t>
      </w:r>
      <w:r>
        <w:rPr>
          <w:rFonts w:ascii="Times New Roman" w:eastAsia="Times New Roman" w:hAnsi="Times New Roman" w:cs="Times New Roman"/>
          <w:i/>
          <w:sz w:val="24"/>
          <w:szCs w:val="24"/>
        </w:rPr>
        <w:t>Ecology Letters</w:t>
      </w:r>
      <w:r>
        <w:rPr>
          <w:rFonts w:ascii="Times New Roman" w:eastAsia="Times New Roman" w:hAnsi="Times New Roman" w:cs="Times New Roman"/>
          <w:sz w:val="24"/>
          <w:szCs w:val="24"/>
        </w:rPr>
        <w:t>, 12, 260-273.</w:t>
      </w:r>
    </w:p>
    <w:p w14:paraId="15C7EC3F" w14:textId="77777777" w:rsidR="00523288" w:rsidRDefault="00523288">
      <w:pPr>
        <w:spacing w:line="480" w:lineRule="auto"/>
        <w:rPr>
          <w:rFonts w:ascii="Times New Roman" w:eastAsia="Times New Roman" w:hAnsi="Times New Roman" w:cs="Times New Roman"/>
          <w:sz w:val="24"/>
          <w:szCs w:val="24"/>
        </w:rPr>
      </w:pPr>
    </w:p>
    <w:p w14:paraId="31BEDAD2"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 Geological Survey. (2018). U.S. Geological Survey, Gap Analysis Program (GAP). Protected areas database of the United States (PAD-US), version 2.0 combined feature class. </w:t>
      </w:r>
    </w:p>
    <w:p w14:paraId="01DD6B08" w14:textId="77777777" w:rsidR="00523288" w:rsidRDefault="00523288">
      <w:pPr>
        <w:spacing w:line="480" w:lineRule="auto"/>
        <w:rPr>
          <w:rFonts w:ascii="Times New Roman" w:eastAsia="Times New Roman" w:hAnsi="Times New Roman" w:cs="Times New Roman"/>
          <w:sz w:val="24"/>
          <w:szCs w:val="24"/>
        </w:rPr>
      </w:pPr>
    </w:p>
    <w:p w14:paraId="265FC2FC" w14:textId="77777777" w:rsidR="00523288" w:rsidRDefault="00925D81">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Williams‐</w:t>
      </w:r>
      <w:proofErr w:type="spellStart"/>
      <w:r>
        <w:rPr>
          <w:rFonts w:ascii="Times New Roman" w:eastAsia="Times New Roman" w:hAnsi="Times New Roman" w:cs="Times New Roman"/>
          <w:sz w:val="24"/>
          <w:szCs w:val="24"/>
        </w:rPr>
        <w:t>Subiza</w:t>
      </w:r>
      <w:proofErr w:type="spellEnd"/>
      <w:r>
        <w:rPr>
          <w:rFonts w:ascii="Times New Roman" w:eastAsia="Times New Roman" w:hAnsi="Times New Roman" w:cs="Times New Roman"/>
          <w:sz w:val="24"/>
          <w:szCs w:val="24"/>
        </w:rPr>
        <w:t xml:space="preserve">, E. A., &amp; </w:t>
      </w:r>
      <w:proofErr w:type="spellStart"/>
      <w:r>
        <w:rPr>
          <w:rFonts w:ascii="Times New Roman" w:eastAsia="Times New Roman" w:hAnsi="Times New Roman" w:cs="Times New Roman"/>
          <w:sz w:val="24"/>
          <w:szCs w:val="24"/>
        </w:rPr>
        <w:t>Epele</w:t>
      </w:r>
      <w:proofErr w:type="spellEnd"/>
      <w:r>
        <w:rPr>
          <w:rFonts w:ascii="Times New Roman" w:eastAsia="Times New Roman" w:hAnsi="Times New Roman" w:cs="Times New Roman"/>
          <w:sz w:val="24"/>
          <w:szCs w:val="24"/>
        </w:rPr>
        <w:t xml:space="preserve">, L. B. (2021). Drivers of biodiversity loss in freshwater environments: A bibliometric analysis of the recent literature. </w:t>
      </w:r>
      <w:r>
        <w:rPr>
          <w:rFonts w:ascii="Times New Roman" w:eastAsia="Times New Roman" w:hAnsi="Times New Roman" w:cs="Times New Roman"/>
          <w:i/>
          <w:sz w:val="24"/>
          <w:szCs w:val="24"/>
        </w:rPr>
        <w:t>Aquatic Conservation: Marine and Freshwater Ecosystems</w:t>
      </w:r>
      <w:r>
        <w:rPr>
          <w:rFonts w:ascii="Times New Roman" w:eastAsia="Times New Roman" w:hAnsi="Times New Roman" w:cs="Times New Roman"/>
          <w:sz w:val="24"/>
          <w:szCs w:val="24"/>
        </w:rPr>
        <w:t>, 31, 2469-2480.</w:t>
      </w:r>
    </w:p>
    <w:p w14:paraId="42C8166A" w14:textId="77777777" w:rsidR="00523288" w:rsidRDefault="00523288">
      <w:pPr>
        <w:spacing w:line="480" w:lineRule="auto"/>
        <w:rPr>
          <w:rFonts w:ascii="Times New Roman" w:eastAsia="Times New Roman" w:hAnsi="Times New Roman" w:cs="Times New Roman"/>
          <w:sz w:val="24"/>
          <w:szCs w:val="24"/>
        </w:rPr>
      </w:pPr>
    </w:p>
    <w:p w14:paraId="1110BB53" w14:textId="77777777" w:rsidR="00523288" w:rsidRDefault="00925D81">
      <w:pPr>
        <w:spacing w:line="480" w:lineRule="auto"/>
        <w:rPr>
          <w:rFonts w:ascii="Times New Roman" w:eastAsia="Times New Roman" w:hAnsi="Times New Roman" w:cs="Times New Roman"/>
          <w:sz w:val="24"/>
          <w:szCs w:val="24"/>
        </w:rPr>
        <w:sectPr w:rsidR="00523288" w:rsidSect="00F30538">
          <w:headerReference w:type="default" r:id="rId16"/>
          <w:footerReference w:type="default" r:id="rId17"/>
          <w:pgSz w:w="12240" w:h="15840"/>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 xml:space="preserve">Zetterberg, A., </w:t>
      </w:r>
      <w:proofErr w:type="spellStart"/>
      <w:r>
        <w:rPr>
          <w:rFonts w:ascii="Times New Roman" w:eastAsia="Times New Roman" w:hAnsi="Times New Roman" w:cs="Times New Roman"/>
          <w:sz w:val="24"/>
          <w:szCs w:val="24"/>
        </w:rPr>
        <w:t>Mörtberg</w:t>
      </w:r>
      <w:proofErr w:type="spellEnd"/>
      <w:r>
        <w:rPr>
          <w:rFonts w:ascii="Times New Roman" w:eastAsia="Times New Roman" w:hAnsi="Times New Roman" w:cs="Times New Roman"/>
          <w:sz w:val="24"/>
          <w:szCs w:val="24"/>
        </w:rPr>
        <w:t xml:space="preserve">, U. M., &amp; </w:t>
      </w:r>
      <w:proofErr w:type="spellStart"/>
      <w:r>
        <w:rPr>
          <w:rFonts w:ascii="Times New Roman" w:eastAsia="Times New Roman" w:hAnsi="Times New Roman" w:cs="Times New Roman"/>
          <w:sz w:val="24"/>
          <w:szCs w:val="24"/>
        </w:rPr>
        <w:t>Balfors</w:t>
      </w:r>
      <w:proofErr w:type="spellEnd"/>
      <w:r>
        <w:rPr>
          <w:rFonts w:ascii="Times New Roman" w:eastAsia="Times New Roman" w:hAnsi="Times New Roman" w:cs="Times New Roman"/>
          <w:sz w:val="24"/>
          <w:szCs w:val="24"/>
        </w:rPr>
        <w:t xml:space="preserve">, B. (2010). Making graph theory operational for landscape ecological assessments, planning, and design. </w:t>
      </w:r>
      <w:r>
        <w:rPr>
          <w:rFonts w:ascii="Times New Roman" w:eastAsia="Times New Roman" w:hAnsi="Times New Roman" w:cs="Times New Roman"/>
          <w:i/>
          <w:sz w:val="24"/>
          <w:szCs w:val="24"/>
        </w:rPr>
        <w:t>Landscape and Urban Planning</w:t>
      </w:r>
      <w:r>
        <w:rPr>
          <w:rFonts w:ascii="Times New Roman" w:eastAsia="Times New Roman" w:hAnsi="Times New Roman" w:cs="Times New Roman"/>
          <w:sz w:val="24"/>
          <w:szCs w:val="24"/>
        </w:rPr>
        <w:t>, 95, 181-191.</w:t>
      </w:r>
    </w:p>
    <w:p w14:paraId="49EF1853"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Tables</w:t>
      </w:r>
    </w:p>
    <w:tbl>
      <w:tblPr>
        <w:tblStyle w:val="a"/>
        <w:tblW w:w="9990" w:type="dxa"/>
        <w:tblLayout w:type="fixed"/>
        <w:tblLook w:val="0400" w:firstRow="0" w:lastRow="0" w:firstColumn="0" w:lastColumn="0" w:noHBand="0" w:noVBand="1"/>
      </w:tblPr>
      <w:tblGrid>
        <w:gridCol w:w="1800"/>
        <w:gridCol w:w="4320"/>
        <w:gridCol w:w="3870"/>
      </w:tblGrid>
      <w:tr w:rsidR="00523288" w14:paraId="6FC1303A" w14:textId="77777777">
        <w:trPr>
          <w:trHeight w:val="315"/>
        </w:trPr>
        <w:tc>
          <w:tcPr>
            <w:tcW w:w="9990" w:type="dxa"/>
            <w:gridSpan w:val="3"/>
            <w:tcBorders>
              <w:left w:val="nil"/>
              <w:bottom w:val="nil"/>
              <w:right w:val="nil"/>
            </w:tcBorders>
            <w:shd w:val="clear" w:color="auto" w:fill="auto"/>
            <w:vAlign w:val="bottom"/>
          </w:tcPr>
          <w:p w14:paraId="7484F254" w14:textId="77777777" w:rsidR="00523288" w:rsidRDefault="00523288">
            <w:pPr>
              <w:spacing w:line="240" w:lineRule="auto"/>
              <w:rPr>
                <w:rFonts w:ascii="Times New Roman" w:eastAsia="Times New Roman" w:hAnsi="Times New Roman" w:cs="Times New Roman"/>
                <w:sz w:val="24"/>
                <w:szCs w:val="24"/>
              </w:rPr>
            </w:pPr>
          </w:p>
          <w:p w14:paraId="2B5179FA"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 1. Description of network-scale freshwater connectivity metrics and ecological justification for their use in broad-scale freshwater corridor identification</w:t>
            </w:r>
          </w:p>
        </w:tc>
      </w:tr>
      <w:tr w:rsidR="00523288" w14:paraId="1A149124" w14:textId="77777777">
        <w:trPr>
          <w:trHeight w:val="315"/>
        </w:trPr>
        <w:tc>
          <w:tcPr>
            <w:tcW w:w="1800" w:type="dxa"/>
            <w:tcBorders>
              <w:top w:val="single" w:sz="4" w:space="0" w:color="000000"/>
              <w:left w:val="nil"/>
              <w:bottom w:val="single" w:sz="4" w:space="0" w:color="000000"/>
              <w:right w:val="nil"/>
            </w:tcBorders>
            <w:shd w:val="clear" w:color="auto" w:fill="auto"/>
            <w:vAlign w:val="bottom"/>
          </w:tcPr>
          <w:p w14:paraId="61641B0D"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Variable name</w:t>
            </w:r>
          </w:p>
        </w:tc>
        <w:tc>
          <w:tcPr>
            <w:tcW w:w="4320" w:type="dxa"/>
            <w:tcBorders>
              <w:top w:val="single" w:sz="4" w:space="0" w:color="000000"/>
              <w:left w:val="nil"/>
              <w:bottom w:val="single" w:sz="4" w:space="0" w:color="000000"/>
              <w:right w:val="nil"/>
            </w:tcBorders>
            <w:shd w:val="clear" w:color="auto" w:fill="auto"/>
            <w:vAlign w:val="bottom"/>
          </w:tcPr>
          <w:p w14:paraId="586EB6D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c>
          <w:tcPr>
            <w:tcW w:w="3870" w:type="dxa"/>
            <w:tcBorders>
              <w:top w:val="single" w:sz="4" w:space="0" w:color="000000"/>
              <w:left w:val="nil"/>
              <w:bottom w:val="single" w:sz="4" w:space="0" w:color="000000"/>
              <w:right w:val="nil"/>
            </w:tcBorders>
            <w:shd w:val="clear" w:color="auto" w:fill="auto"/>
            <w:vAlign w:val="bottom"/>
          </w:tcPr>
          <w:p w14:paraId="2A6905E9" w14:textId="77777777" w:rsidR="00523288" w:rsidRDefault="00925D81">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Ecological Justification</w:t>
            </w:r>
          </w:p>
        </w:tc>
      </w:tr>
      <w:tr w:rsidR="00523288" w14:paraId="405671AE" w14:textId="77777777">
        <w:trPr>
          <w:trHeight w:val="765"/>
        </w:trPr>
        <w:tc>
          <w:tcPr>
            <w:tcW w:w="1800" w:type="dxa"/>
            <w:tcBorders>
              <w:top w:val="nil"/>
              <w:left w:val="nil"/>
              <w:bottom w:val="nil"/>
              <w:right w:val="nil"/>
            </w:tcBorders>
            <w:shd w:val="clear" w:color="auto" w:fill="auto"/>
            <w:vAlign w:val="bottom"/>
          </w:tcPr>
          <w:p w14:paraId="2210CF39"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Edge density</w:t>
            </w:r>
          </w:p>
        </w:tc>
        <w:tc>
          <w:tcPr>
            <w:tcW w:w="4320" w:type="dxa"/>
            <w:tcBorders>
              <w:top w:val="nil"/>
              <w:left w:val="nil"/>
              <w:bottom w:val="nil"/>
              <w:right w:val="nil"/>
            </w:tcBorders>
            <w:shd w:val="clear" w:color="auto" w:fill="auto"/>
            <w:vAlign w:val="bottom"/>
          </w:tcPr>
          <w:p w14:paraId="79EA7992" w14:textId="2922920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Ratio of </w:t>
            </w:r>
            <w:del w:id="160" w:author="immccull@gmail.com" w:date="2022-02-24T14:21:00Z">
              <w:r w:rsidDel="00F30538">
                <w:rPr>
                  <w:rFonts w:ascii="Times New Roman" w:eastAsia="Times New Roman" w:hAnsi="Times New Roman" w:cs="Times New Roman"/>
                  <w:color w:val="000000"/>
                  <w:sz w:val="24"/>
                  <w:szCs w:val="24"/>
                </w:rPr>
                <w:delText xml:space="preserve">actual </w:delText>
              </w:r>
            </w:del>
            <w:r>
              <w:rPr>
                <w:rFonts w:ascii="Times New Roman" w:eastAsia="Times New Roman" w:hAnsi="Times New Roman" w:cs="Times New Roman"/>
                <w:color w:val="000000"/>
                <w:sz w:val="24"/>
                <w:szCs w:val="24"/>
              </w:rPr>
              <w:t>stream reaches</w:t>
            </w:r>
            <w:del w:id="161" w:author="immccull@gmail.com" w:date="2022-02-24T14:27:00Z">
              <w:r w:rsidDel="00F30538">
                <w:rPr>
                  <w:rFonts w:ascii="Times New Roman" w:eastAsia="Times New Roman" w:hAnsi="Times New Roman" w:cs="Times New Roman"/>
                  <w:color w:val="000000"/>
                  <w:sz w:val="24"/>
                  <w:szCs w:val="24"/>
                </w:rPr>
                <w:delText xml:space="preserve"> (edges)</w:delText>
              </w:r>
            </w:del>
            <w:r>
              <w:rPr>
                <w:rFonts w:ascii="Times New Roman" w:eastAsia="Times New Roman" w:hAnsi="Times New Roman" w:cs="Times New Roman"/>
                <w:color w:val="000000"/>
                <w:sz w:val="24"/>
                <w:szCs w:val="24"/>
              </w:rPr>
              <w:t xml:space="preserve"> connecting lakes to the maximum number of potential </w:t>
            </w:r>
            <w:proofErr w:type="gramStart"/>
            <w:r>
              <w:rPr>
                <w:rFonts w:ascii="Times New Roman" w:eastAsia="Times New Roman" w:hAnsi="Times New Roman" w:cs="Times New Roman"/>
                <w:color w:val="000000"/>
                <w:sz w:val="24"/>
                <w:szCs w:val="24"/>
              </w:rPr>
              <w:t>stream</w:t>
            </w:r>
            <w:proofErr w:type="gramEnd"/>
            <w:r>
              <w:rPr>
                <w:rFonts w:ascii="Times New Roman" w:eastAsia="Times New Roman" w:hAnsi="Times New Roman" w:cs="Times New Roman"/>
                <w:color w:val="000000"/>
                <w:sz w:val="24"/>
                <w:szCs w:val="24"/>
              </w:rPr>
              <w:t xml:space="preserve"> reaches</w:t>
            </w:r>
            <w:r w:rsidR="00D35786">
              <w:rPr>
                <w:rFonts w:ascii="Times New Roman" w:eastAsia="Times New Roman" w:hAnsi="Times New Roman" w:cs="Times New Roman"/>
                <w:color w:val="000000"/>
                <w:sz w:val="24"/>
                <w:szCs w:val="24"/>
              </w:rPr>
              <w:t xml:space="preserve"> </w:t>
            </w:r>
            <w:ins w:id="162" w:author="immccull@gmail.com" w:date="2022-03-22T14:51:00Z">
              <w:r w:rsidR="005D42A8">
                <w:rPr>
                  <w:rFonts w:ascii="Times New Roman" w:eastAsia="Times New Roman" w:hAnsi="Times New Roman" w:cs="Times New Roman"/>
                  <w:color w:val="000000"/>
                  <w:sz w:val="24"/>
                  <w:szCs w:val="24"/>
                </w:rPr>
                <w:t xml:space="preserve">in a theoretical, complete network </w:t>
              </w:r>
            </w:ins>
          </w:p>
        </w:tc>
        <w:tc>
          <w:tcPr>
            <w:tcW w:w="3870" w:type="dxa"/>
            <w:tcBorders>
              <w:top w:val="nil"/>
              <w:left w:val="nil"/>
              <w:bottom w:val="nil"/>
              <w:right w:val="nil"/>
            </w:tcBorders>
            <w:shd w:val="clear" w:color="auto" w:fill="auto"/>
            <w:vAlign w:val="bottom"/>
          </w:tcPr>
          <w:p w14:paraId="3346DB43"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Represents availability of pathways for traveling </w:t>
            </w:r>
            <w:del w:id="163" w:author="immccull@gmail.com" w:date="2022-02-24T14:21:00Z">
              <w:r w:rsidDel="00F30538">
                <w:rPr>
                  <w:rFonts w:ascii="Times New Roman" w:eastAsia="Times New Roman" w:hAnsi="Times New Roman" w:cs="Times New Roman"/>
                  <w:sz w:val="24"/>
                  <w:szCs w:val="24"/>
                </w:rPr>
                <w:delText xml:space="preserve">among lakes </w:delText>
              </w:r>
            </w:del>
            <w:r>
              <w:rPr>
                <w:rFonts w:ascii="Times New Roman" w:eastAsia="Times New Roman" w:hAnsi="Times New Roman" w:cs="Times New Roman"/>
                <w:sz w:val="24"/>
                <w:szCs w:val="24"/>
              </w:rPr>
              <w:t>within a network</w:t>
            </w:r>
          </w:p>
        </w:tc>
      </w:tr>
      <w:tr w:rsidR="00523288" w14:paraId="376F05E0" w14:textId="77777777">
        <w:trPr>
          <w:trHeight w:val="510"/>
        </w:trPr>
        <w:tc>
          <w:tcPr>
            <w:tcW w:w="1800" w:type="dxa"/>
            <w:tcBorders>
              <w:top w:val="nil"/>
              <w:left w:val="nil"/>
              <w:bottom w:val="nil"/>
              <w:right w:val="nil"/>
            </w:tcBorders>
            <w:shd w:val="clear" w:color="auto" w:fill="auto"/>
            <w:vAlign w:val="bottom"/>
          </w:tcPr>
          <w:p w14:paraId="4F53FFF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Average lake distance (km)</w:t>
            </w:r>
          </w:p>
        </w:tc>
        <w:tc>
          <w:tcPr>
            <w:tcW w:w="4320" w:type="dxa"/>
            <w:tcBorders>
              <w:top w:val="nil"/>
              <w:left w:val="nil"/>
              <w:bottom w:val="nil"/>
              <w:right w:val="nil"/>
            </w:tcBorders>
            <w:shd w:val="clear" w:color="auto" w:fill="auto"/>
            <w:vAlign w:val="bottom"/>
          </w:tcPr>
          <w:p w14:paraId="648FAC2D"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Average stream-course distance between lakes</w:t>
            </w:r>
            <w:del w:id="164" w:author="immccull@gmail.com" w:date="2022-02-24T14:26:00Z">
              <w:r w:rsidDel="00F30538">
                <w:rPr>
                  <w:rFonts w:ascii="Times New Roman" w:eastAsia="Times New Roman" w:hAnsi="Times New Roman" w:cs="Times New Roman"/>
                  <w:sz w:val="24"/>
                  <w:szCs w:val="24"/>
                </w:rPr>
                <w:delText xml:space="preserve"> (nodes)</w:delText>
              </w:r>
            </w:del>
          </w:p>
        </w:tc>
        <w:tc>
          <w:tcPr>
            <w:tcW w:w="3870" w:type="dxa"/>
            <w:tcBorders>
              <w:top w:val="nil"/>
              <w:left w:val="nil"/>
              <w:bottom w:val="nil"/>
              <w:right w:val="nil"/>
            </w:tcBorders>
            <w:shd w:val="clear" w:color="auto" w:fill="auto"/>
            <w:vAlign w:val="bottom"/>
          </w:tcPr>
          <w:p w14:paraId="76CD2771"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density and accessibility of lakes within a network</w:t>
            </w:r>
          </w:p>
        </w:tc>
      </w:tr>
      <w:tr w:rsidR="00523288" w14:paraId="0EA0609A" w14:textId="77777777">
        <w:trPr>
          <w:trHeight w:val="1275"/>
        </w:trPr>
        <w:tc>
          <w:tcPr>
            <w:tcW w:w="1800" w:type="dxa"/>
            <w:tcBorders>
              <w:top w:val="nil"/>
              <w:left w:val="nil"/>
              <w:bottom w:val="nil"/>
              <w:right w:val="nil"/>
            </w:tcBorders>
            <w:shd w:val="clear" w:color="auto" w:fill="auto"/>
            <w:vAlign w:val="bottom"/>
          </w:tcPr>
          <w:p w14:paraId="3941248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Dam rate</w:t>
            </w:r>
          </w:p>
        </w:tc>
        <w:tc>
          <w:tcPr>
            <w:tcW w:w="4320" w:type="dxa"/>
            <w:tcBorders>
              <w:top w:val="nil"/>
              <w:left w:val="nil"/>
              <w:bottom w:val="nil"/>
              <w:right w:val="nil"/>
            </w:tcBorders>
            <w:shd w:val="clear" w:color="auto" w:fill="auto"/>
            <w:vAlign w:val="bottom"/>
          </w:tcPr>
          <w:p w14:paraId="13238486" w14:textId="7C625ED1" w:rsidR="00523288" w:rsidRDefault="00925D81">
            <w:pPr>
              <w:spacing w:line="240" w:lineRule="auto"/>
              <w:rPr>
                <w:rFonts w:ascii="Times New Roman" w:eastAsia="Times New Roman" w:hAnsi="Times New Roman" w:cs="Times New Roman"/>
                <w:color w:val="000000"/>
                <w:sz w:val="24"/>
                <w:szCs w:val="24"/>
              </w:rPr>
            </w:pPr>
            <w:del w:id="165" w:author="immccull@gmail.com" w:date="2022-02-24T14:22:00Z">
              <w:r w:rsidDel="00F30538">
                <w:rPr>
                  <w:rFonts w:ascii="Times New Roman" w:eastAsia="Times New Roman" w:hAnsi="Times New Roman" w:cs="Times New Roman"/>
                  <w:color w:val="000000"/>
                  <w:sz w:val="24"/>
                  <w:szCs w:val="24"/>
                </w:rPr>
                <w:delText xml:space="preserve">Density of dams within a network, calculated as the </w:delText>
              </w:r>
            </w:del>
            <w:ins w:id="166" w:author="immccull@gmail.com" w:date="2022-02-24T14:22:00Z">
              <w:r w:rsidR="00F30538">
                <w:rPr>
                  <w:rFonts w:ascii="Times New Roman" w:eastAsia="Times New Roman" w:hAnsi="Times New Roman" w:cs="Times New Roman"/>
                  <w:color w:val="000000"/>
                  <w:sz w:val="24"/>
                  <w:szCs w:val="24"/>
                </w:rPr>
                <w:t>R</w:t>
              </w:r>
            </w:ins>
            <w:del w:id="167" w:author="immccull@gmail.com" w:date="2022-02-24T14:22:00Z">
              <w:r w:rsidDel="00F30538">
                <w:rPr>
                  <w:rFonts w:ascii="Times New Roman" w:eastAsia="Times New Roman" w:hAnsi="Times New Roman" w:cs="Times New Roman"/>
                  <w:color w:val="000000"/>
                  <w:sz w:val="24"/>
                  <w:szCs w:val="24"/>
                </w:rPr>
                <w:delText>r</w:delText>
              </w:r>
            </w:del>
            <w:r>
              <w:rPr>
                <w:rFonts w:ascii="Times New Roman" w:eastAsia="Times New Roman" w:hAnsi="Times New Roman" w:cs="Times New Roman"/>
                <w:color w:val="000000"/>
                <w:sz w:val="24"/>
                <w:szCs w:val="24"/>
              </w:rPr>
              <w:t>atio between the number of lakes</w:t>
            </w:r>
            <w:del w:id="168" w:author="immccull@gmail.com" w:date="2022-02-24T14:27:00Z">
              <w:r w:rsidDel="00F30538">
                <w:rPr>
                  <w:rFonts w:ascii="Times New Roman" w:eastAsia="Times New Roman" w:hAnsi="Times New Roman" w:cs="Times New Roman"/>
                  <w:color w:val="000000"/>
                  <w:sz w:val="24"/>
                  <w:szCs w:val="24"/>
                </w:rPr>
                <w:delText xml:space="preserve"> (nodes)</w:delText>
              </w:r>
            </w:del>
            <w:r>
              <w:rPr>
                <w:rFonts w:ascii="Times New Roman" w:eastAsia="Times New Roman" w:hAnsi="Times New Roman" w:cs="Times New Roman"/>
                <w:color w:val="000000"/>
                <w:sz w:val="24"/>
                <w:szCs w:val="24"/>
              </w:rPr>
              <w:t xml:space="preserve"> and number of dams</w:t>
            </w:r>
            <w:ins w:id="169" w:author="immccull@gmail.com" w:date="2022-02-24T14:26:00Z">
              <w:r w:rsidR="00F30538">
                <w:rPr>
                  <w:rFonts w:ascii="Times New Roman" w:eastAsia="Times New Roman" w:hAnsi="Times New Roman" w:cs="Times New Roman"/>
                  <w:color w:val="000000"/>
                  <w:sz w:val="24"/>
                  <w:szCs w:val="24"/>
                </w:rPr>
                <w:t>*</w:t>
              </w:r>
            </w:ins>
            <w:del w:id="170" w:author="immccull@gmail.com" w:date="2022-02-24T14:26:00Z">
              <w:r w:rsidDel="00F30538">
                <w:rPr>
                  <w:rFonts w:ascii="Times New Roman" w:eastAsia="Times New Roman" w:hAnsi="Times New Roman" w:cs="Times New Roman"/>
                  <w:color w:val="000000"/>
                  <w:sz w:val="24"/>
                  <w:szCs w:val="24"/>
                </w:rPr>
                <w:delText>; rescaled such that higher values penalize network connectivity</w:delText>
              </w:r>
            </w:del>
          </w:p>
        </w:tc>
        <w:tc>
          <w:tcPr>
            <w:tcW w:w="3870" w:type="dxa"/>
            <w:tcBorders>
              <w:top w:val="nil"/>
              <w:left w:val="nil"/>
              <w:bottom w:val="nil"/>
              <w:right w:val="nil"/>
            </w:tcBorders>
            <w:shd w:val="clear" w:color="auto" w:fill="auto"/>
            <w:vAlign w:val="bottom"/>
          </w:tcPr>
          <w:p w14:paraId="549FB99B" w14:textId="347249D2"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Represents </w:t>
            </w:r>
            <w:ins w:id="171" w:author="immccull@gmail.com" w:date="2022-02-24T14:22:00Z">
              <w:r w:rsidR="00F30538">
                <w:rPr>
                  <w:rFonts w:ascii="Times New Roman" w:eastAsia="Times New Roman" w:hAnsi="Times New Roman" w:cs="Times New Roman"/>
                  <w:color w:val="000000"/>
                  <w:sz w:val="24"/>
                  <w:szCs w:val="24"/>
                </w:rPr>
                <w:t xml:space="preserve">density of </w:t>
              </w:r>
            </w:ins>
            <w:r>
              <w:rPr>
                <w:rFonts w:ascii="Times New Roman" w:eastAsia="Times New Roman" w:hAnsi="Times New Roman" w:cs="Times New Roman"/>
                <w:color w:val="000000"/>
                <w:sz w:val="24"/>
                <w:szCs w:val="24"/>
              </w:rPr>
              <w:t>connectivity barriers within networks</w:t>
            </w:r>
          </w:p>
        </w:tc>
      </w:tr>
      <w:tr w:rsidR="00523288" w14:paraId="7105A337" w14:textId="77777777">
        <w:trPr>
          <w:trHeight w:val="765"/>
        </w:trPr>
        <w:tc>
          <w:tcPr>
            <w:tcW w:w="1800" w:type="dxa"/>
            <w:tcBorders>
              <w:top w:val="nil"/>
              <w:left w:val="nil"/>
              <w:bottom w:val="nil"/>
              <w:right w:val="nil"/>
            </w:tcBorders>
            <w:shd w:val="clear" w:color="auto" w:fill="auto"/>
            <w:vAlign w:val="bottom"/>
          </w:tcPr>
          <w:p w14:paraId="39A6C00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Elevation range (m)</w:t>
            </w:r>
          </w:p>
        </w:tc>
        <w:tc>
          <w:tcPr>
            <w:tcW w:w="4320" w:type="dxa"/>
            <w:tcBorders>
              <w:top w:val="nil"/>
              <w:left w:val="nil"/>
              <w:bottom w:val="nil"/>
              <w:right w:val="nil"/>
            </w:tcBorders>
            <w:shd w:val="clear" w:color="auto" w:fill="auto"/>
            <w:vAlign w:val="bottom"/>
          </w:tcPr>
          <w:p w14:paraId="4D20817D" w14:textId="49C3EBCC"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Maximum minus minimum elevation among network </w:t>
            </w:r>
            <w:ins w:id="172" w:author="immccull@gmail.com" w:date="2022-02-24T14:27:00Z">
              <w:r w:rsidR="00F30538">
                <w:rPr>
                  <w:rFonts w:ascii="Times New Roman" w:eastAsia="Times New Roman" w:hAnsi="Times New Roman" w:cs="Times New Roman"/>
                  <w:color w:val="000000"/>
                  <w:sz w:val="24"/>
                  <w:szCs w:val="24"/>
                </w:rPr>
                <w:t>lakes</w:t>
              </w:r>
            </w:ins>
            <w:del w:id="173" w:author="immccull@gmail.com" w:date="2022-02-24T14:27:00Z">
              <w:r w:rsidDel="00F30538">
                <w:rPr>
                  <w:rFonts w:ascii="Times New Roman" w:eastAsia="Times New Roman" w:hAnsi="Times New Roman" w:cs="Times New Roman"/>
                  <w:color w:val="000000"/>
                  <w:sz w:val="24"/>
                  <w:szCs w:val="24"/>
                </w:rPr>
                <w:delText>nodes</w:delText>
              </w:r>
            </w:del>
          </w:p>
        </w:tc>
        <w:tc>
          <w:tcPr>
            <w:tcW w:w="3870" w:type="dxa"/>
            <w:tcBorders>
              <w:top w:val="nil"/>
              <w:left w:val="nil"/>
              <w:bottom w:val="nil"/>
              <w:right w:val="nil"/>
            </w:tcBorders>
            <w:shd w:val="clear" w:color="auto" w:fill="auto"/>
            <w:vAlign w:val="bottom"/>
          </w:tcPr>
          <w:p w14:paraId="731468CE"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Represents more localized climatic heterogeneity </w:t>
            </w:r>
            <w:ins w:id="174" w:author="Ian McCullough" w:date="2022-02-23T20:42:00Z">
              <w:r>
                <w:rPr>
                  <w:rFonts w:ascii="Times New Roman" w:eastAsia="Times New Roman" w:hAnsi="Times New Roman" w:cs="Times New Roman"/>
                  <w:color w:val="000000"/>
                  <w:sz w:val="24"/>
                  <w:szCs w:val="24"/>
                </w:rPr>
                <w:t>accessible</w:t>
              </w:r>
            </w:ins>
            <w:del w:id="175" w:author="Ian McCullough" w:date="2022-02-23T20:42:00Z">
              <w:r>
                <w:rPr>
                  <w:rFonts w:ascii="Times New Roman" w:eastAsia="Times New Roman" w:hAnsi="Times New Roman" w:cs="Times New Roman"/>
                  <w:color w:val="000000"/>
                  <w:sz w:val="24"/>
                  <w:szCs w:val="24"/>
                </w:rPr>
                <w:delText>acessible</w:delText>
              </w:r>
            </w:del>
            <w:r>
              <w:rPr>
                <w:rFonts w:ascii="Times New Roman" w:eastAsia="Times New Roman" w:hAnsi="Times New Roman" w:cs="Times New Roman"/>
                <w:color w:val="000000"/>
                <w:sz w:val="24"/>
                <w:szCs w:val="24"/>
              </w:rPr>
              <w:t xml:space="preserve"> within a network for both relatively mobile and sessile species</w:t>
            </w:r>
          </w:p>
        </w:tc>
      </w:tr>
      <w:tr w:rsidR="00523288" w14:paraId="1EA2444E" w14:textId="77777777">
        <w:trPr>
          <w:trHeight w:val="765"/>
        </w:trPr>
        <w:tc>
          <w:tcPr>
            <w:tcW w:w="1800" w:type="dxa"/>
            <w:tcBorders>
              <w:top w:val="nil"/>
              <w:left w:val="nil"/>
              <w:bottom w:val="nil"/>
              <w:right w:val="nil"/>
            </w:tcBorders>
            <w:shd w:val="clear" w:color="auto" w:fill="auto"/>
            <w:vAlign w:val="bottom"/>
          </w:tcPr>
          <w:p w14:paraId="005362E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north-south distance (km)</w:t>
            </w:r>
          </w:p>
        </w:tc>
        <w:tc>
          <w:tcPr>
            <w:tcW w:w="4320" w:type="dxa"/>
            <w:tcBorders>
              <w:top w:val="nil"/>
              <w:left w:val="nil"/>
              <w:bottom w:val="nil"/>
              <w:right w:val="nil"/>
            </w:tcBorders>
            <w:shd w:val="clear" w:color="auto" w:fill="auto"/>
            <w:vAlign w:val="bottom"/>
          </w:tcPr>
          <w:p w14:paraId="1A05FD6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Maximum north-south distance spanned by the network based on lake and stream connections</w:t>
            </w:r>
          </w:p>
        </w:tc>
        <w:tc>
          <w:tcPr>
            <w:tcW w:w="3870" w:type="dxa"/>
            <w:tcBorders>
              <w:top w:val="nil"/>
              <w:left w:val="nil"/>
              <w:bottom w:val="nil"/>
              <w:right w:val="nil"/>
            </w:tcBorders>
            <w:shd w:val="clear" w:color="auto" w:fill="auto"/>
            <w:vAlign w:val="bottom"/>
          </w:tcPr>
          <w:p w14:paraId="72D6345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large-scale climatic heterogeneity accessible within a network for relatively mobile species</w:t>
            </w:r>
          </w:p>
        </w:tc>
      </w:tr>
      <w:tr w:rsidR="00523288" w14:paraId="08629F3D" w14:textId="77777777">
        <w:trPr>
          <w:trHeight w:val="1020"/>
        </w:trPr>
        <w:tc>
          <w:tcPr>
            <w:tcW w:w="1800" w:type="dxa"/>
            <w:tcBorders>
              <w:top w:val="nil"/>
              <w:left w:val="nil"/>
              <w:bottom w:val="nil"/>
              <w:right w:val="nil"/>
            </w:tcBorders>
            <w:shd w:val="clear" w:color="auto" w:fill="auto"/>
            <w:vAlign w:val="bottom"/>
          </w:tcPr>
          <w:p w14:paraId="52231C75"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Minimum cuts</w:t>
            </w:r>
          </w:p>
        </w:tc>
        <w:tc>
          <w:tcPr>
            <w:tcW w:w="4320" w:type="dxa"/>
            <w:tcBorders>
              <w:top w:val="nil"/>
              <w:left w:val="nil"/>
              <w:bottom w:val="nil"/>
              <w:right w:val="nil"/>
            </w:tcBorders>
            <w:shd w:val="clear" w:color="auto" w:fill="auto"/>
            <w:vAlign w:val="bottom"/>
          </w:tcPr>
          <w:p w14:paraId="28079038" w14:textId="01106E73"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Minimum number of </w:t>
            </w:r>
            <w:proofErr w:type="gramStart"/>
            <w:r>
              <w:rPr>
                <w:rFonts w:ascii="Times New Roman" w:eastAsia="Times New Roman" w:hAnsi="Times New Roman" w:cs="Times New Roman"/>
                <w:color w:val="000000"/>
                <w:sz w:val="24"/>
                <w:szCs w:val="24"/>
              </w:rPr>
              <w:t>stream</w:t>
            </w:r>
            <w:proofErr w:type="gramEnd"/>
            <w:r>
              <w:rPr>
                <w:rFonts w:ascii="Times New Roman" w:eastAsia="Times New Roman" w:hAnsi="Times New Roman" w:cs="Times New Roman"/>
                <w:color w:val="000000"/>
                <w:sz w:val="24"/>
                <w:szCs w:val="24"/>
              </w:rPr>
              <w:t xml:space="preserve"> reaches </w:t>
            </w:r>
            <w:del w:id="176" w:author="immccull@gmail.com" w:date="2022-02-24T14:27:00Z">
              <w:r w:rsidDel="00F30538">
                <w:rPr>
                  <w:rFonts w:ascii="Times New Roman" w:eastAsia="Times New Roman" w:hAnsi="Times New Roman" w:cs="Times New Roman"/>
                  <w:color w:val="000000"/>
                  <w:sz w:val="24"/>
                  <w:szCs w:val="24"/>
                </w:rPr>
                <w:delText xml:space="preserve">(edges) </w:delText>
              </w:r>
            </w:del>
            <w:r>
              <w:rPr>
                <w:rFonts w:ascii="Times New Roman" w:eastAsia="Times New Roman" w:hAnsi="Times New Roman" w:cs="Times New Roman"/>
                <w:color w:val="000000"/>
                <w:sz w:val="24"/>
                <w:szCs w:val="24"/>
              </w:rPr>
              <w:t>to cut needed to</w:t>
            </w:r>
            <w:del w:id="177" w:author="Melanie" w:date="2022-03-04T15:30:00Z">
              <w:r w:rsidDel="00D35786">
                <w:rPr>
                  <w:rFonts w:ascii="Times New Roman" w:eastAsia="Times New Roman" w:hAnsi="Times New Roman" w:cs="Times New Roman"/>
                  <w:color w:val="000000"/>
                  <w:sz w:val="24"/>
                  <w:szCs w:val="24"/>
                </w:rPr>
                <w:delText xml:space="preserve"> </w:delText>
              </w:r>
            </w:del>
            <w:del w:id="178" w:author="immccull@gmail.com" w:date="2022-02-24T14:23:00Z">
              <w:r w:rsidDel="00F30538">
                <w:rPr>
                  <w:rFonts w:ascii="Times New Roman" w:eastAsia="Times New Roman" w:hAnsi="Times New Roman" w:cs="Times New Roman"/>
                  <w:color w:val="000000"/>
                  <w:sz w:val="24"/>
                  <w:szCs w:val="24"/>
                </w:rPr>
                <w:delText>separate the network into multiple networks (i.e.,</w:delText>
              </w:r>
            </w:del>
            <w:r>
              <w:rPr>
                <w:rFonts w:ascii="Times New Roman" w:eastAsia="Times New Roman" w:hAnsi="Times New Roman" w:cs="Times New Roman"/>
                <w:color w:val="000000"/>
                <w:sz w:val="24"/>
                <w:szCs w:val="24"/>
              </w:rPr>
              <w:t xml:space="preserve"> undermine maximum north-south distance</w:t>
            </w:r>
            <w:del w:id="179" w:author="immccull@gmail.com" w:date="2022-02-24T14:23:00Z">
              <w:r w:rsidDel="00F30538">
                <w:rPr>
                  <w:rFonts w:ascii="Times New Roman" w:eastAsia="Times New Roman" w:hAnsi="Times New Roman" w:cs="Times New Roman"/>
                  <w:color w:val="000000"/>
                  <w:sz w:val="24"/>
                  <w:szCs w:val="24"/>
                </w:rPr>
                <w:delText>)</w:delText>
              </w:r>
            </w:del>
          </w:p>
        </w:tc>
        <w:tc>
          <w:tcPr>
            <w:tcW w:w="3870" w:type="dxa"/>
            <w:tcBorders>
              <w:top w:val="nil"/>
              <w:left w:val="nil"/>
              <w:bottom w:val="nil"/>
              <w:right w:val="nil"/>
            </w:tcBorders>
            <w:shd w:val="clear" w:color="auto" w:fill="auto"/>
            <w:vAlign w:val="bottom"/>
          </w:tcPr>
          <w:p w14:paraId="4534746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susceptibility of a network to fragmentation, particularly in climatic context for relatively mobile species</w:t>
            </w:r>
          </w:p>
        </w:tc>
      </w:tr>
      <w:tr w:rsidR="00523288" w14:paraId="50F632B3" w14:textId="77777777">
        <w:trPr>
          <w:trHeight w:val="1530"/>
        </w:trPr>
        <w:tc>
          <w:tcPr>
            <w:tcW w:w="1800" w:type="dxa"/>
            <w:tcBorders>
              <w:top w:val="nil"/>
              <w:left w:val="nil"/>
              <w:bottom w:val="nil"/>
              <w:right w:val="nil"/>
            </w:tcBorders>
            <w:shd w:val="clear" w:color="auto" w:fill="auto"/>
            <w:vAlign w:val="bottom"/>
          </w:tcPr>
          <w:p w14:paraId="4A83986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Percent articulation points</w:t>
            </w:r>
          </w:p>
        </w:tc>
        <w:tc>
          <w:tcPr>
            <w:tcW w:w="4320" w:type="dxa"/>
            <w:tcBorders>
              <w:top w:val="nil"/>
              <w:left w:val="nil"/>
              <w:bottom w:val="nil"/>
              <w:right w:val="nil"/>
            </w:tcBorders>
            <w:shd w:val="clear" w:color="auto" w:fill="auto"/>
            <w:vAlign w:val="bottom"/>
          </w:tcPr>
          <w:p w14:paraId="3579F4C4" w14:textId="5FA6A981"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percent of lakes</w:t>
            </w:r>
            <w:del w:id="180" w:author="immccull@gmail.com" w:date="2022-02-24T14:27:00Z">
              <w:r w:rsidDel="00E83D35">
                <w:rPr>
                  <w:rFonts w:ascii="Times New Roman" w:eastAsia="Times New Roman" w:hAnsi="Times New Roman" w:cs="Times New Roman"/>
                  <w:color w:val="000000"/>
                  <w:sz w:val="24"/>
                  <w:szCs w:val="24"/>
                </w:rPr>
                <w:delText xml:space="preserve"> (nodes)</w:delText>
              </w:r>
            </w:del>
            <w:r>
              <w:rPr>
                <w:rFonts w:ascii="Times New Roman" w:eastAsia="Times New Roman" w:hAnsi="Times New Roman" w:cs="Times New Roman"/>
                <w:color w:val="000000"/>
                <w:sz w:val="24"/>
                <w:szCs w:val="24"/>
              </w:rPr>
              <w:t xml:space="preserve"> in the network that are articulation points, which are the lakes in the graph that </w:t>
            </w:r>
            <w:del w:id="181" w:author="immccull@gmail.com" w:date="2022-02-24T14:23:00Z">
              <w:r w:rsidDel="00F30538">
                <w:rPr>
                  <w:rFonts w:ascii="Times New Roman" w:eastAsia="Times New Roman" w:hAnsi="Times New Roman" w:cs="Times New Roman"/>
                  <w:color w:val="000000"/>
                  <w:sz w:val="24"/>
                  <w:szCs w:val="24"/>
                </w:rPr>
                <w:delText xml:space="preserve">when disconnected lead to </w:delText>
              </w:r>
            </w:del>
            <w:ins w:id="182" w:author="immccull@gmail.com" w:date="2022-02-24T14:23:00Z">
              <w:r w:rsidR="00F30538">
                <w:rPr>
                  <w:rFonts w:ascii="Times New Roman" w:eastAsia="Times New Roman" w:hAnsi="Times New Roman" w:cs="Times New Roman"/>
                  <w:color w:val="000000"/>
                  <w:sz w:val="24"/>
                  <w:szCs w:val="24"/>
                </w:rPr>
                <w:t xml:space="preserve">prevent </w:t>
              </w:r>
            </w:ins>
            <w:r>
              <w:rPr>
                <w:rFonts w:ascii="Times New Roman" w:eastAsia="Times New Roman" w:hAnsi="Times New Roman" w:cs="Times New Roman"/>
                <w:color w:val="000000"/>
                <w:sz w:val="24"/>
                <w:szCs w:val="24"/>
              </w:rPr>
              <w:t xml:space="preserve">separation into multiple </w:t>
            </w:r>
            <w:ins w:id="183" w:author="immccull@gmail.com" w:date="2022-03-22T14:51:00Z">
              <w:r w:rsidR="005D42A8">
                <w:rPr>
                  <w:rFonts w:ascii="Times New Roman" w:eastAsia="Times New Roman" w:hAnsi="Times New Roman" w:cs="Times New Roman"/>
                  <w:color w:val="000000"/>
                  <w:sz w:val="24"/>
                  <w:szCs w:val="24"/>
                </w:rPr>
                <w:t>sub</w:t>
              </w:r>
            </w:ins>
            <w:r>
              <w:rPr>
                <w:rFonts w:ascii="Times New Roman" w:eastAsia="Times New Roman" w:hAnsi="Times New Roman" w:cs="Times New Roman"/>
                <w:color w:val="000000"/>
                <w:sz w:val="24"/>
                <w:szCs w:val="24"/>
              </w:rPr>
              <w:t>networks</w:t>
            </w:r>
            <w:ins w:id="184" w:author="immccull@gmail.com" w:date="2022-02-24T14:26:00Z">
              <w:r w:rsidR="00F30538">
                <w:rPr>
                  <w:rFonts w:ascii="Times New Roman" w:eastAsia="Times New Roman" w:hAnsi="Times New Roman" w:cs="Times New Roman"/>
                  <w:color w:val="000000"/>
                  <w:sz w:val="24"/>
                  <w:szCs w:val="24"/>
                </w:rPr>
                <w:t>*</w:t>
              </w:r>
            </w:ins>
            <w:del w:id="185" w:author="immccull@gmail.com" w:date="2022-02-24T14:26:00Z">
              <w:r w:rsidDel="00F30538">
                <w:rPr>
                  <w:rFonts w:ascii="Times New Roman" w:eastAsia="Times New Roman" w:hAnsi="Times New Roman" w:cs="Times New Roman"/>
                  <w:color w:val="000000"/>
                  <w:sz w:val="24"/>
                  <w:szCs w:val="24"/>
                </w:rPr>
                <w:delText xml:space="preserve">; rescaled such that higher values represent greater resistance to </w:delText>
              </w:r>
            </w:del>
            <w:del w:id="186" w:author="immccull@gmail.com" w:date="2022-02-24T14:23:00Z">
              <w:r w:rsidDel="00F30538">
                <w:rPr>
                  <w:rFonts w:ascii="Times New Roman" w:eastAsia="Times New Roman" w:hAnsi="Times New Roman" w:cs="Times New Roman"/>
                  <w:color w:val="000000"/>
                  <w:sz w:val="24"/>
                  <w:szCs w:val="24"/>
                </w:rPr>
                <w:delText xml:space="preserve">network </w:delText>
              </w:r>
            </w:del>
            <w:del w:id="187" w:author="immccull@gmail.com" w:date="2022-02-24T14:26:00Z">
              <w:r w:rsidDel="00F30538">
                <w:rPr>
                  <w:rFonts w:ascii="Times New Roman" w:eastAsia="Times New Roman" w:hAnsi="Times New Roman" w:cs="Times New Roman"/>
                  <w:color w:val="000000"/>
                  <w:sz w:val="24"/>
                  <w:szCs w:val="24"/>
                </w:rPr>
                <w:delText>fragmentation</w:delText>
              </w:r>
            </w:del>
          </w:p>
        </w:tc>
        <w:tc>
          <w:tcPr>
            <w:tcW w:w="3870" w:type="dxa"/>
            <w:tcBorders>
              <w:top w:val="nil"/>
              <w:left w:val="nil"/>
              <w:bottom w:val="nil"/>
              <w:right w:val="nil"/>
            </w:tcBorders>
            <w:shd w:val="clear" w:color="auto" w:fill="auto"/>
            <w:vAlign w:val="bottom"/>
          </w:tcPr>
          <w:p w14:paraId="22AFE52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Represents susceptibility of a network to fragmentation</w:t>
            </w:r>
          </w:p>
        </w:tc>
      </w:tr>
      <w:tr w:rsidR="00523288" w14:paraId="341DE616" w14:textId="77777777">
        <w:trPr>
          <w:trHeight w:val="1785"/>
        </w:trPr>
        <w:tc>
          <w:tcPr>
            <w:tcW w:w="1800" w:type="dxa"/>
            <w:tcBorders>
              <w:top w:val="nil"/>
              <w:left w:val="nil"/>
              <w:bottom w:val="single" w:sz="4" w:space="0" w:color="000000"/>
              <w:right w:val="nil"/>
            </w:tcBorders>
            <w:shd w:val="clear" w:color="auto" w:fill="auto"/>
            <w:vAlign w:val="bottom"/>
          </w:tcPr>
          <w:p w14:paraId="1003E5B5"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Average betweenness centrality</w:t>
            </w:r>
          </w:p>
        </w:tc>
        <w:tc>
          <w:tcPr>
            <w:tcW w:w="4320" w:type="dxa"/>
            <w:tcBorders>
              <w:top w:val="nil"/>
              <w:left w:val="nil"/>
              <w:bottom w:val="single" w:sz="4" w:space="0" w:color="000000"/>
              <w:right w:val="nil"/>
            </w:tcBorders>
            <w:shd w:val="clear" w:color="auto" w:fill="auto"/>
            <w:vAlign w:val="bottom"/>
          </w:tcPr>
          <w:p w14:paraId="008FFAB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number of shortest-distance pairwise stream paths in a network that pass through a lake</w:t>
            </w:r>
            <w:del w:id="188" w:author="immccull@gmail.com" w:date="2022-02-24T14:27:00Z">
              <w:r w:rsidDel="00E83D35">
                <w:rPr>
                  <w:rFonts w:ascii="Times New Roman" w:eastAsia="Times New Roman" w:hAnsi="Times New Roman" w:cs="Times New Roman"/>
                  <w:color w:val="000000"/>
                  <w:sz w:val="24"/>
                  <w:szCs w:val="24"/>
                </w:rPr>
                <w:delText xml:space="preserve"> (node)</w:delText>
              </w:r>
            </w:del>
            <w:r>
              <w:rPr>
                <w:rFonts w:ascii="Times New Roman" w:eastAsia="Times New Roman" w:hAnsi="Times New Roman" w:cs="Times New Roman"/>
                <w:color w:val="000000"/>
                <w:sz w:val="24"/>
                <w:szCs w:val="24"/>
              </w:rPr>
              <w:t xml:space="preserve">, </w:t>
            </w:r>
            <w:del w:id="189" w:author="immccull@gmail.com" w:date="2022-02-24T14:31:00Z">
              <w:r w:rsidDel="00E83D35">
                <w:rPr>
                  <w:rFonts w:ascii="Times New Roman" w:eastAsia="Times New Roman" w:hAnsi="Times New Roman" w:cs="Times New Roman"/>
                  <w:color w:val="000000"/>
                  <w:sz w:val="24"/>
                  <w:szCs w:val="24"/>
                </w:rPr>
                <w:delText xml:space="preserve">which we </w:delText>
              </w:r>
            </w:del>
            <w:r>
              <w:rPr>
                <w:rFonts w:ascii="Times New Roman" w:eastAsia="Times New Roman" w:hAnsi="Times New Roman" w:cs="Times New Roman"/>
                <w:color w:val="000000"/>
                <w:sz w:val="24"/>
                <w:szCs w:val="24"/>
              </w:rPr>
              <w:t>averaged across network lakes after normalization by the number of lakes within a network (N) using the formula (2BC)/(N*N-3N+2)</w:t>
            </w:r>
            <w:del w:id="190" w:author="immccull@gmail.com" w:date="2022-02-24T14:30:00Z">
              <w:r w:rsidDel="00E83D35">
                <w:rPr>
                  <w:rFonts w:ascii="Times New Roman" w:eastAsia="Times New Roman" w:hAnsi="Times New Roman" w:cs="Times New Roman"/>
                  <w:color w:val="000000"/>
                  <w:sz w:val="24"/>
                  <w:szCs w:val="24"/>
                </w:rPr>
                <w:delText>.</w:delText>
              </w:r>
            </w:del>
          </w:p>
        </w:tc>
        <w:tc>
          <w:tcPr>
            <w:tcW w:w="3870" w:type="dxa"/>
            <w:tcBorders>
              <w:top w:val="nil"/>
              <w:left w:val="nil"/>
              <w:bottom w:val="single" w:sz="4" w:space="0" w:color="000000"/>
              <w:right w:val="nil"/>
            </w:tcBorders>
            <w:shd w:val="clear" w:color="auto" w:fill="auto"/>
            <w:vAlign w:val="bottom"/>
          </w:tcPr>
          <w:p w14:paraId="2E920D88" w14:textId="77777777" w:rsidR="00523288" w:rsidRDefault="00925D81">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Represents lake importance according to position within a network and the convergence of stream pathways</w:t>
            </w:r>
          </w:p>
        </w:tc>
      </w:tr>
    </w:tbl>
    <w:p w14:paraId="7A10AA80" w14:textId="77777777" w:rsidR="00523288" w:rsidDel="00D35786" w:rsidRDefault="00523288">
      <w:pPr>
        <w:rPr>
          <w:del w:id="191" w:author="Melanie" w:date="2022-03-04T15:31:00Z"/>
          <w:rFonts w:ascii="Times New Roman" w:eastAsia="Times New Roman" w:hAnsi="Times New Roman" w:cs="Times New Roman"/>
          <w:sz w:val="24"/>
          <w:szCs w:val="24"/>
        </w:rPr>
      </w:pPr>
    </w:p>
    <w:p w14:paraId="6C69E426" w14:textId="77777777" w:rsidR="00523288" w:rsidRDefault="00925D81">
      <w:pPr>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br w:type="page"/>
      </w:r>
    </w:p>
    <w:tbl>
      <w:tblPr>
        <w:tblStyle w:val="a"/>
        <w:tblW w:w="9990" w:type="dxa"/>
        <w:tblLayout w:type="fixed"/>
        <w:tblLook w:val="0400" w:firstRow="0" w:lastRow="0" w:firstColumn="0" w:lastColumn="0" w:noHBand="0" w:noVBand="1"/>
      </w:tblPr>
      <w:tblGrid>
        <w:gridCol w:w="1800"/>
        <w:gridCol w:w="4320"/>
        <w:gridCol w:w="3870"/>
      </w:tblGrid>
      <w:tr w:rsidR="00E83D35" w:rsidDel="00D35786" w14:paraId="5DEC617F" w14:textId="0C0B70F4" w:rsidTr="00D528DB">
        <w:trPr>
          <w:trHeight w:val="315"/>
          <w:del w:id="192" w:author="Melanie" w:date="2022-03-04T15:31:00Z"/>
        </w:trPr>
        <w:tc>
          <w:tcPr>
            <w:tcW w:w="9990" w:type="dxa"/>
            <w:gridSpan w:val="3"/>
            <w:tcBorders>
              <w:left w:val="nil"/>
              <w:bottom w:val="nil"/>
              <w:right w:val="nil"/>
            </w:tcBorders>
            <w:shd w:val="clear" w:color="auto" w:fill="auto"/>
            <w:vAlign w:val="bottom"/>
          </w:tcPr>
          <w:p w14:paraId="37BFBBA4" w14:textId="1F2C30DA" w:rsidR="00E83D35" w:rsidDel="00D35786" w:rsidRDefault="00E83D35" w:rsidP="00D528DB">
            <w:pPr>
              <w:spacing w:line="240" w:lineRule="auto"/>
              <w:rPr>
                <w:del w:id="193" w:author="Melanie" w:date="2022-03-04T15:31:00Z"/>
                <w:rFonts w:ascii="Times New Roman" w:eastAsia="Times New Roman" w:hAnsi="Times New Roman" w:cs="Times New Roman"/>
                <w:sz w:val="24"/>
                <w:szCs w:val="24"/>
              </w:rPr>
            </w:pPr>
          </w:p>
          <w:p w14:paraId="518E5F57" w14:textId="21105EA4" w:rsidR="00E83D35" w:rsidDel="00D35786" w:rsidRDefault="00E83D35" w:rsidP="00D528DB">
            <w:pPr>
              <w:spacing w:line="240" w:lineRule="auto"/>
              <w:rPr>
                <w:del w:id="194" w:author="Melanie" w:date="2022-03-04T15:31:00Z"/>
                <w:rFonts w:ascii="Times New Roman" w:eastAsia="Times New Roman" w:hAnsi="Times New Roman" w:cs="Times New Roman"/>
                <w:sz w:val="24"/>
                <w:szCs w:val="24"/>
              </w:rPr>
            </w:pPr>
            <w:del w:id="195" w:author="Melanie" w:date="2022-03-04T15:31:00Z">
              <w:r w:rsidDel="00D35786">
                <w:rPr>
                  <w:rFonts w:ascii="Times New Roman" w:eastAsia="Times New Roman" w:hAnsi="Times New Roman" w:cs="Times New Roman"/>
                  <w:sz w:val="24"/>
                  <w:szCs w:val="24"/>
                </w:rPr>
                <w:delText>Table 1. Description of network-scale freshwater connectivity metrics and ecological justification for their use in broad-scale freshwater corridor identification</w:delText>
              </w:r>
            </w:del>
          </w:p>
        </w:tc>
      </w:tr>
      <w:tr w:rsidR="00E83D35" w:rsidDel="00D35786" w14:paraId="6D544969" w14:textId="61B6918E" w:rsidTr="00D528DB">
        <w:trPr>
          <w:trHeight w:val="315"/>
          <w:del w:id="196" w:author="Melanie" w:date="2022-03-04T15:31:00Z"/>
        </w:trPr>
        <w:tc>
          <w:tcPr>
            <w:tcW w:w="1800" w:type="dxa"/>
            <w:tcBorders>
              <w:top w:val="single" w:sz="4" w:space="0" w:color="000000"/>
              <w:left w:val="nil"/>
              <w:bottom w:val="single" w:sz="4" w:space="0" w:color="000000"/>
              <w:right w:val="nil"/>
            </w:tcBorders>
            <w:shd w:val="clear" w:color="auto" w:fill="auto"/>
            <w:vAlign w:val="bottom"/>
          </w:tcPr>
          <w:p w14:paraId="50653D9F" w14:textId="4410052E" w:rsidR="00E83D35" w:rsidDel="00D35786" w:rsidRDefault="00E83D35" w:rsidP="00D528DB">
            <w:pPr>
              <w:spacing w:line="240" w:lineRule="auto"/>
              <w:jc w:val="center"/>
              <w:rPr>
                <w:del w:id="197" w:author="Melanie" w:date="2022-03-04T15:31:00Z"/>
                <w:rFonts w:ascii="Times New Roman" w:eastAsia="Times New Roman" w:hAnsi="Times New Roman" w:cs="Times New Roman"/>
                <w:b/>
                <w:color w:val="000000"/>
                <w:sz w:val="24"/>
                <w:szCs w:val="24"/>
              </w:rPr>
            </w:pPr>
            <w:del w:id="198" w:author="Melanie" w:date="2022-03-04T15:31:00Z">
              <w:r w:rsidDel="00D35786">
                <w:rPr>
                  <w:rFonts w:ascii="Times New Roman" w:eastAsia="Times New Roman" w:hAnsi="Times New Roman" w:cs="Times New Roman"/>
                  <w:b/>
                  <w:color w:val="000000"/>
                  <w:sz w:val="24"/>
                  <w:szCs w:val="24"/>
                </w:rPr>
                <w:delText>Variable name</w:delText>
              </w:r>
            </w:del>
          </w:p>
        </w:tc>
        <w:tc>
          <w:tcPr>
            <w:tcW w:w="4320" w:type="dxa"/>
            <w:tcBorders>
              <w:top w:val="single" w:sz="4" w:space="0" w:color="000000"/>
              <w:left w:val="nil"/>
              <w:bottom w:val="single" w:sz="4" w:space="0" w:color="000000"/>
              <w:right w:val="nil"/>
            </w:tcBorders>
            <w:shd w:val="clear" w:color="auto" w:fill="auto"/>
            <w:vAlign w:val="bottom"/>
          </w:tcPr>
          <w:p w14:paraId="56F9D999" w14:textId="5FF4B850" w:rsidR="00E83D35" w:rsidDel="00D35786" w:rsidRDefault="00E83D35" w:rsidP="00D528DB">
            <w:pPr>
              <w:spacing w:line="240" w:lineRule="auto"/>
              <w:jc w:val="center"/>
              <w:rPr>
                <w:del w:id="199" w:author="Melanie" w:date="2022-03-04T15:31:00Z"/>
                <w:rFonts w:ascii="Times New Roman" w:eastAsia="Times New Roman" w:hAnsi="Times New Roman" w:cs="Times New Roman"/>
                <w:b/>
                <w:color w:val="000000"/>
                <w:sz w:val="24"/>
                <w:szCs w:val="24"/>
              </w:rPr>
            </w:pPr>
            <w:del w:id="200" w:author="Melanie" w:date="2022-03-04T15:31:00Z">
              <w:r w:rsidDel="00D35786">
                <w:rPr>
                  <w:rFonts w:ascii="Times New Roman" w:eastAsia="Times New Roman" w:hAnsi="Times New Roman" w:cs="Times New Roman"/>
                  <w:b/>
                  <w:color w:val="000000"/>
                  <w:sz w:val="24"/>
                  <w:szCs w:val="24"/>
                </w:rPr>
                <w:delText>Description</w:delText>
              </w:r>
            </w:del>
          </w:p>
        </w:tc>
        <w:tc>
          <w:tcPr>
            <w:tcW w:w="3870" w:type="dxa"/>
            <w:tcBorders>
              <w:top w:val="single" w:sz="4" w:space="0" w:color="000000"/>
              <w:left w:val="nil"/>
              <w:bottom w:val="single" w:sz="4" w:space="0" w:color="000000"/>
              <w:right w:val="nil"/>
            </w:tcBorders>
            <w:shd w:val="clear" w:color="auto" w:fill="auto"/>
            <w:vAlign w:val="bottom"/>
          </w:tcPr>
          <w:p w14:paraId="4A1D9E72" w14:textId="720916A4" w:rsidR="00E83D35" w:rsidDel="00D35786" w:rsidRDefault="00E83D35" w:rsidP="00D528DB">
            <w:pPr>
              <w:spacing w:line="240" w:lineRule="auto"/>
              <w:jc w:val="center"/>
              <w:rPr>
                <w:del w:id="201" w:author="Melanie" w:date="2022-03-04T15:31:00Z"/>
                <w:rFonts w:ascii="Times New Roman" w:eastAsia="Times New Roman" w:hAnsi="Times New Roman" w:cs="Times New Roman"/>
                <w:b/>
                <w:sz w:val="24"/>
                <w:szCs w:val="24"/>
              </w:rPr>
            </w:pPr>
            <w:del w:id="202" w:author="Melanie" w:date="2022-03-04T15:31:00Z">
              <w:r w:rsidDel="00D35786">
                <w:rPr>
                  <w:rFonts w:ascii="Times New Roman" w:eastAsia="Times New Roman" w:hAnsi="Times New Roman" w:cs="Times New Roman"/>
                  <w:b/>
                  <w:sz w:val="24"/>
                  <w:szCs w:val="24"/>
                </w:rPr>
                <w:delText>Ecological Justification</w:delText>
              </w:r>
            </w:del>
          </w:p>
        </w:tc>
      </w:tr>
      <w:tr w:rsidR="00E83D35" w:rsidDel="00D35786" w14:paraId="19D62377" w14:textId="3FB7D431" w:rsidTr="00D528DB">
        <w:trPr>
          <w:trHeight w:val="765"/>
          <w:del w:id="203" w:author="Melanie" w:date="2022-03-04T15:31:00Z"/>
        </w:trPr>
        <w:tc>
          <w:tcPr>
            <w:tcW w:w="1800" w:type="dxa"/>
            <w:tcBorders>
              <w:top w:val="nil"/>
              <w:left w:val="nil"/>
              <w:bottom w:val="nil"/>
              <w:right w:val="nil"/>
            </w:tcBorders>
            <w:shd w:val="clear" w:color="auto" w:fill="auto"/>
            <w:vAlign w:val="bottom"/>
          </w:tcPr>
          <w:p w14:paraId="559144B8" w14:textId="39326D3C" w:rsidR="00E83D35" w:rsidDel="00D35786" w:rsidRDefault="00E83D35" w:rsidP="00D528DB">
            <w:pPr>
              <w:spacing w:line="240" w:lineRule="auto"/>
              <w:rPr>
                <w:del w:id="204" w:author="Melanie" w:date="2022-03-04T15:31:00Z"/>
                <w:rFonts w:ascii="Times New Roman" w:eastAsia="Times New Roman" w:hAnsi="Times New Roman" w:cs="Times New Roman"/>
                <w:sz w:val="24"/>
                <w:szCs w:val="24"/>
              </w:rPr>
            </w:pPr>
            <w:del w:id="205" w:author="Melanie" w:date="2022-03-04T15:31:00Z">
              <w:r w:rsidDel="00D35786">
                <w:rPr>
                  <w:rFonts w:ascii="Times New Roman" w:eastAsia="Times New Roman" w:hAnsi="Times New Roman" w:cs="Times New Roman"/>
                  <w:sz w:val="24"/>
                  <w:szCs w:val="24"/>
                </w:rPr>
                <w:delText>Edge density</w:delText>
              </w:r>
            </w:del>
          </w:p>
        </w:tc>
        <w:tc>
          <w:tcPr>
            <w:tcW w:w="4320" w:type="dxa"/>
            <w:tcBorders>
              <w:top w:val="nil"/>
              <w:left w:val="nil"/>
              <w:bottom w:val="nil"/>
              <w:right w:val="nil"/>
            </w:tcBorders>
            <w:shd w:val="clear" w:color="auto" w:fill="auto"/>
            <w:vAlign w:val="bottom"/>
          </w:tcPr>
          <w:p w14:paraId="41061F2F" w14:textId="242644E0" w:rsidR="00E83D35" w:rsidDel="00D35786" w:rsidRDefault="00E83D35" w:rsidP="00D528DB">
            <w:pPr>
              <w:spacing w:line="240" w:lineRule="auto"/>
              <w:rPr>
                <w:del w:id="206" w:author="Melanie" w:date="2022-03-04T15:31:00Z"/>
                <w:rFonts w:ascii="Times New Roman" w:eastAsia="Times New Roman" w:hAnsi="Times New Roman" w:cs="Times New Roman"/>
                <w:color w:val="000000"/>
                <w:sz w:val="24"/>
                <w:szCs w:val="24"/>
              </w:rPr>
            </w:pPr>
            <w:del w:id="207" w:author="Melanie" w:date="2022-03-04T15:31:00Z">
              <w:r w:rsidDel="00D35786">
                <w:rPr>
                  <w:rFonts w:ascii="Times New Roman" w:eastAsia="Times New Roman" w:hAnsi="Times New Roman" w:cs="Times New Roman"/>
                  <w:color w:val="000000"/>
                  <w:sz w:val="24"/>
                  <w:szCs w:val="24"/>
                </w:rPr>
                <w:delText>Ratio of stream reaches connecting lakes to the maximum number of potential stream reaches</w:delText>
              </w:r>
            </w:del>
          </w:p>
        </w:tc>
        <w:tc>
          <w:tcPr>
            <w:tcW w:w="3870" w:type="dxa"/>
            <w:tcBorders>
              <w:top w:val="nil"/>
              <w:left w:val="nil"/>
              <w:bottom w:val="nil"/>
              <w:right w:val="nil"/>
            </w:tcBorders>
            <w:shd w:val="clear" w:color="auto" w:fill="auto"/>
            <w:vAlign w:val="bottom"/>
          </w:tcPr>
          <w:p w14:paraId="22E72DD6" w14:textId="38C38450" w:rsidR="00E83D35" w:rsidDel="00D35786" w:rsidRDefault="00E83D35" w:rsidP="00D528DB">
            <w:pPr>
              <w:spacing w:line="240" w:lineRule="auto"/>
              <w:rPr>
                <w:del w:id="208" w:author="Melanie" w:date="2022-03-04T15:31:00Z"/>
                <w:rFonts w:ascii="Times New Roman" w:eastAsia="Times New Roman" w:hAnsi="Times New Roman" w:cs="Times New Roman"/>
                <w:sz w:val="24"/>
                <w:szCs w:val="24"/>
              </w:rPr>
            </w:pPr>
            <w:del w:id="209" w:author="Melanie" w:date="2022-03-04T15:31:00Z">
              <w:r w:rsidDel="00D35786">
                <w:rPr>
                  <w:rFonts w:ascii="Times New Roman" w:eastAsia="Times New Roman" w:hAnsi="Times New Roman" w:cs="Times New Roman"/>
                  <w:sz w:val="24"/>
                  <w:szCs w:val="24"/>
                </w:rPr>
                <w:delText>Represents availability of pathways for traveling within a network</w:delText>
              </w:r>
            </w:del>
          </w:p>
        </w:tc>
      </w:tr>
      <w:tr w:rsidR="00E83D35" w:rsidDel="00D35786" w14:paraId="03AAEE23" w14:textId="464C380B" w:rsidTr="00D528DB">
        <w:trPr>
          <w:trHeight w:val="510"/>
          <w:del w:id="210" w:author="Melanie" w:date="2022-03-04T15:31:00Z"/>
        </w:trPr>
        <w:tc>
          <w:tcPr>
            <w:tcW w:w="1800" w:type="dxa"/>
            <w:tcBorders>
              <w:top w:val="nil"/>
              <w:left w:val="nil"/>
              <w:bottom w:val="nil"/>
              <w:right w:val="nil"/>
            </w:tcBorders>
            <w:shd w:val="clear" w:color="auto" w:fill="auto"/>
            <w:vAlign w:val="bottom"/>
          </w:tcPr>
          <w:p w14:paraId="7186CEFA" w14:textId="0A54418F" w:rsidR="00E83D35" w:rsidDel="00D35786" w:rsidRDefault="00E83D35" w:rsidP="00D528DB">
            <w:pPr>
              <w:spacing w:line="240" w:lineRule="auto"/>
              <w:rPr>
                <w:del w:id="211" w:author="Melanie" w:date="2022-03-04T15:31:00Z"/>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5BBF35F1" w14:textId="5D63B1B0" w:rsidR="00E83D35" w:rsidDel="00D35786" w:rsidRDefault="00E83D35" w:rsidP="00D528DB">
            <w:pPr>
              <w:spacing w:line="240" w:lineRule="auto"/>
              <w:rPr>
                <w:del w:id="212" w:author="Melanie" w:date="2022-03-04T15:31:00Z"/>
                <w:rFonts w:ascii="Times New Roman" w:eastAsia="Times New Roman" w:hAnsi="Times New Roman" w:cs="Times New Roman"/>
                <w:sz w:val="24"/>
                <w:szCs w:val="24"/>
              </w:rPr>
            </w:pPr>
          </w:p>
        </w:tc>
        <w:tc>
          <w:tcPr>
            <w:tcW w:w="3870" w:type="dxa"/>
            <w:tcBorders>
              <w:top w:val="nil"/>
              <w:left w:val="nil"/>
              <w:bottom w:val="nil"/>
              <w:right w:val="nil"/>
            </w:tcBorders>
            <w:shd w:val="clear" w:color="auto" w:fill="auto"/>
            <w:vAlign w:val="bottom"/>
          </w:tcPr>
          <w:p w14:paraId="518558C2" w14:textId="54A48341" w:rsidR="00E83D35" w:rsidDel="00D35786" w:rsidRDefault="00E83D35" w:rsidP="00D528DB">
            <w:pPr>
              <w:spacing w:line="240" w:lineRule="auto"/>
              <w:rPr>
                <w:del w:id="213" w:author="Melanie" w:date="2022-03-04T15:31:00Z"/>
                <w:rFonts w:ascii="Times New Roman" w:eastAsia="Times New Roman" w:hAnsi="Times New Roman" w:cs="Times New Roman"/>
                <w:sz w:val="24"/>
                <w:szCs w:val="24"/>
              </w:rPr>
            </w:pPr>
          </w:p>
        </w:tc>
      </w:tr>
      <w:tr w:rsidR="00E83D35" w:rsidDel="00D35786" w14:paraId="51466665" w14:textId="14530469" w:rsidTr="00D528DB">
        <w:trPr>
          <w:trHeight w:val="510"/>
          <w:del w:id="214" w:author="Melanie" w:date="2022-03-04T15:31:00Z"/>
        </w:trPr>
        <w:tc>
          <w:tcPr>
            <w:tcW w:w="1800" w:type="dxa"/>
            <w:tcBorders>
              <w:top w:val="nil"/>
              <w:left w:val="nil"/>
              <w:bottom w:val="nil"/>
              <w:right w:val="nil"/>
            </w:tcBorders>
            <w:shd w:val="clear" w:color="auto" w:fill="auto"/>
            <w:vAlign w:val="bottom"/>
          </w:tcPr>
          <w:p w14:paraId="471B52F6" w14:textId="55B19BF5" w:rsidR="00E83D35" w:rsidDel="00D35786" w:rsidRDefault="00E83D35" w:rsidP="00D528DB">
            <w:pPr>
              <w:spacing w:line="240" w:lineRule="auto"/>
              <w:rPr>
                <w:del w:id="215" w:author="Melanie" w:date="2022-03-04T15:31:00Z"/>
                <w:rFonts w:ascii="Times New Roman" w:eastAsia="Times New Roman" w:hAnsi="Times New Roman" w:cs="Times New Roman"/>
                <w:color w:val="000000"/>
                <w:sz w:val="24"/>
                <w:szCs w:val="24"/>
              </w:rPr>
            </w:pPr>
            <w:del w:id="216" w:author="Melanie" w:date="2022-03-04T15:31:00Z">
              <w:r w:rsidDel="00D35786">
                <w:rPr>
                  <w:rFonts w:ascii="Times New Roman" w:eastAsia="Times New Roman" w:hAnsi="Times New Roman" w:cs="Times New Roman"/>
                  <w:color w:val="000000"/>
                  <w:sz w:val="24"/>
                  <w:szCs w:val="24"/>
                </w:rPr>
                <w:delText>Average lake distance (km)</w:delText>
              </w:r>
            </w:del>
          </w:p>
        </w:tc>
        <w:tc>
          <w:tcPr>
            <w:tcW w:w="4320" w:type="dxa"/>
            <w:tcBorders>
              <w:top w:val="nil"/>
              <w:left w:val="nil"/>
              <w:bottom w:val="nil"/>
              <w:right w:val="nil"/>
            </w:tcBorders>
            <w:shd w:val="clear" w:color="auto" w:fill="auto"/>
            <w:vAlign w:val="bottom"/>
          </w:tcPr>
          <w:p w14:paraId="7E4A932F" w14:textId="0C400450" w:rsidR="00E83D35" w:rsidDel="00D35786" w:rsidRDefault="00E83D35" w:rsidP="00D528DB">
            <w:pPr>
              <w:spacing w:line="240" w:lineRule="auto"/>
              <w:rPr>
                <w:del w:id="217" w:author="Melanie" w:date="2022-03-04T15:31:00Z"/>
                <w:rFonts w:ascii="Times New Roman" w:eastAsia="Times New Roman" w:hAnsi="Times New Roman" w:cs="Times New Roman"/>
                <w:sz w:val="24"/>
                <w:szCs w:val="24"/>
              </w:rPr>
            </w:pPr>
            <w:del w:id="218" w:author="Melanie" w:date="2022-03-04T15:31:00Z">
              <w:r w:rsidDel="00D35786">
                <w:rPr>
                  <w:rFonts w:ascii="Times New Roman" w:eastAsia="Times New Roman" w:hAnsi="Times New Roman" w:cs="Times New Roman"/>
                  <w:sz w:val="24"/>
                  <w:szCs w:val="24"/>
                </w:rPr>
                <w:delText>Average stream-course distance between lakes</w:delText>
              </w:r>
            </w:del>
          </w:p>
        </w:tc>
        <w:tc>
          <w:tcPr>
            <w:tcW w:w="3870" w:type="dxa"/>
            <w:tcBorders>
              <w:top w:val="nil"/>
              <w:left w:val="nil"/>
              <w:bottom w:val="nil"/>
              <w:right w:val="nil"/>
            </w:tcBorders>
            <w:shd w:val="clear" w:color="auto" w:fill="auto"/>
            <w:vAlign w:val="bottom"/>
          </w:tcPr>
          <w:p w14:paraId="0DFD80E4" w14:textId="7CFD1672" w:rsidR="00E83D35" w:rsidDel="00D35786" w:rsidRDefault="00E83D35" w:rsidP="00D528DB">
            <w:pPr>
              <w:spacing w:line="240" w:lineRule="auto"/>
              <w:rPr>
                <w:del w:id="219" w:author="Melanie" w:date="2022-03-04T15:31:00Z"/>
                <w:rFonts w:ascii="Times New Roman" w:eastAsia="Times New Roman" w:hAnsi="Times New Roman" w:cs="Times New Roman"/>
                <w:sz w:val="24"/>
                <w:szCs w:val="24"/>
              </w:rPr>
            </w:pPr>
            <w:del w:id="220" w:author="Melanie" w:date="2022-03-04T15:31:00Z">
              <w:r w:rsidDel="00D35786">
                <w:rPr>
                  <w:rFonts w:ascii="Times New Roman" w:eastAsia="Times New Roman" w:hAnsi="Times New Roman" w:cs="Times New Roman"/>
                  <w:sz w:val="24"/>
                  <w:szCs w:val="24"/>
                </w:rPr>
                <w:delText>Represents density and accessibility of lakes within a network</w:delText>
              </w:r>
            </w:del>
          </w:p>
        </w:tc>
      </w:tr>
      <w:tr w:rsidR="00E83D35" w:rsidDel="00D35786" w14:paraId="57538A3B" w14:textId="3F634BD9" w:rsidTr="00E83D35">
        <w:trPr>
          <w:trHeight w:val="900"/>
          <w:del w:id="221" w:author="Melanie" w:date="2022-03-04T15:31:00Z"/>
        </w:trPr>
        <w:tc>
          <w:tcPr>
            <w:tcW w:w="1800" w:type="dxa"/>
            <w:tcBorders>
              <w:top w:val="nil"/>
              <w:left w:val="nil"/>
              <w:bottom w:val="nil"/>
              <w:right w:val="nil"/>
            </w:tcBorders>
            <w:shd w:val="clear" w:color="auto" w:fill="auto"/>
            <w:vAlign w:val="bottom"/>
          </w:tcPr>
          <w:p w14:paraId="14D31A0B" w14:textId="6796A21F" w:rsidR="00E83D35" w:rsidDel="00D35786" w:rsidRDefault="00E83D35" w:rsidP="00D528DB">
            <w:pPr>
              <w:spacing w:line="240" w:lineRule="auto"/>
              <w:rPr>
                <w:del w:id="222" w:author="Melanie" w:date="2022-03-04T15:31:00Z"/>
                <w:rFonts w:ascii="Times New Roman" w:eastAsia="Times New Roman" w:hAnsi="Times New Roman" w:cs="Times New Roman"/>
                <w:color w:val="000000"/>
                <w:sz w:val="24"/>
                <w:szCs w:val="24"/>
              </w:rPr>
            </w:pPr>
            <w:del w:id="223" w:author="Melanie" w:date="2022-03-04T15:31:00Z">
              <w:r w:rsidDel="00D35786">
                <w:rPr>
                  <w:rFonts w:ascii="Times New Roman" w:eastAsia="Times New Roman" w:hAnsi="Times New Roman" w:cs="Times New Roman"/>
                  <w:color w:val="000000"/>
                  <w:sz w:val="24"/>
                  <w:szCs w:val="24"/>
                </w:rPr>
                <w:delText>Dam rate</w:delText>
              </w:r>
            </w:del>
          </w:p>
        </w:tc>
        <w:tc>
          <w:tcPr>
            <w:tcW w:w="4320" w:type="dxa"/>
            <w:tcBorders>
              <w:top w:val="nil"/>
              <w:left w:val="nil"/>
              <w:bottom w:val="nil"/>
              <w:right w:val="nil"/>
            </w:tcBorders>
            <w:shd w:val="clear" w:color="auto" w:fill="auto"/>
            <w:vAlign w:val="bottom"/>
          </w:tcPr>
          <w:p w14:paraId="019ADA50" w14:textId="76411CC8" w:rsidR="00E83D35" w:rsidDel="00D35786" w:rsidRDefault="00E83D35" w:rsidP="00D528DB">
            <w:pPr>
              <w:spacing w:line="240" w:lineRule="auto"/>
              <w:rPr>
                <w:del w:id="224" w:author="Melanie" w:date="2022-03-04T15:31:00Z"/>
                <w:rFonts w:ascii="Times New Roman" w:eastAsia="Times New Roman" w:hAnsi="Times New Roman" w:cs="Times New Roman"/>
                <w:color w:val="000000"/>
                <w:sz w:val="24"/>
                <w:szCs w:val="24"/>
              </w:rPr>
            </w:pPr>
            <w:del w:id="225" w:author="Melanie" w:date="2022-03-04T15:31:00Z">
              <w:r w:rsidDel="00D35786">
                <w:rPr>
                  <w:rFonts w:ascii="Times New Roman" w:eastAsia="Times New Roman" w:hAnsi="Times New Roman" w:cs="Times New Roman"/>
                  <w:color w:val="000000"/>
                  <w:sz w:val="24"/>
                  <w:szCs w:val="24"/>
                </w:rPr>
                <w:delText>Ratio between the number of lakes and number of dams*</w:delText>
              </w:r>
            </w:del>
          </w:p>
        </w:tc>
        <w:tc>
          <w:tcPr>
            <w:tcW w:w="3870" w:type="dxa"/>
            <w:tcBorders>
              <w:top w:val="nil"/>
              <w:left w:val="nil"/>
              <w:bottom w:val="nil"/>
              <w:right w:val="nil"/>
            </w:tcBorders>
            <w:shd w:val="clear" w:color="auto" w:fill="auto"/>
            <w:vAlign w:val="bottom"/>
          </w:tcPr>
          <w:p w14:paraId="2CB5D906" w14:textId="2781F366" w:rsidR="00E83D35" w:rsidDel="00D35786" w:rsidRDefault="00E83D35" w:rsidP="00D528DB">
            <w:pPr>
              <w:spacing w:line="240" w:lineRule="auto"/>
              <w:rPr>
                <w:del w:id="226" w:author="Melanie" w:date="2022-03-04T15:31:00Z"/>
                <w:rFonts w:ascii="Times New Roman" w:eastAsia="Times New Roman" w:hAnsi="Times New Roman" w:cs="Times New Roman"/>
                <w:color w:val="000000"/>
                <w:sz w:val="24"/>
                <w:szCs w:val="24"/>
              </w:rPr>
            </w:pPr>
            <w:del w:id="227" w:author="Melanie" w:date="2022-03-04T15:31:00Z">
              <w:r w:rsidDel="00D35786">
                <w:rPr>
                  <w:rFonts w:ascii="Times New Roman" w:eastAsia="Times New Roman" w:hAnsi="Times New Roman" w:cs="Times New Roman"/>
                  <w:color w:val="000000"/>
                  <w:sz w:val="24"/>
                  <w:szCs w:val="24"/>
                </w:rPr>
                <w:delText>Represents density of connectivity barriers within networks</w:delText>
              </w:r>
            </w:del>
          </w:p>
        </w:tc>
      </w:tr>
      <w:tr w:rsidR="00E83D35" w:rsidDel="00D35786" w14:paraId="7C54CBC2" w14:textId="25478AB1" w:rsidTr="00E83D35">
        <w:trPr>
          <w:trHeight w:val="360"/>
          <w:del w:id="228" w:author="Melanie" w:date="2022-03-04T15:31:00Z"/>
        </w:trPr>
        <w:tc>
          <w:tcPr>
            <w:tcW w:w="1800" w:type="dxa"/>
            <w:tcBorders>
              <w:top w:val="nil"/>
              <w:left w:val="nil"/>
              <w:bottom w:val="nil"/>
              <w:right w:val="nil"/>
            </w:tcBorders>
            <w:shd w:val="clear" w:color="auto" w:fill="auto"/>
            <w:vAlign w:val="bottom"/>
          </w:tcPr>
          <w:p w14:paraId="22794B69" w14:textId="5F619BB9" w:rsidR="00E83D35" w:rsidDel="00D35786" w:rsidRDefault="00E83D35" w:rsidP="00D528DB">
            <w:pPr>
              <w:spacing w:line="240" w:lineRule="auto"/>
              <w:rPr>
                <w:del w:id="229" w:author="Melanie" w:date="2022-03-04T15:31:00Z"/>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224ED18A" w14:textId="3E9FE485" w:rsidR="00E83D35" w:rsidDel="00D35786" w:rsidRDefault="00E83D35" w:rsidP="00D528DB">
            <w:pPr>
              <w:spacing w:line="240" w:lineRule="auto"/>
              <w:rPr>
                <w:del w:id="230" w:author="Melanie" w:date="2022-03-04T15:31:00Z"/>
                <w:rFonts w:ascii="Times New Roman" w:eastAsia="Times New Roman" w:hAnsi="Times New Roman" w:cs="Times New Roman"/>
                <w:color w:val="000000"/>
                <w:sz w:val="24"/>
                <w:szCs w:val="24"/>
              </w:rPr>
            </w:pPr>
          </w:p>
        </w:tc>
        <w:tc>
          <w:tcPr>
            <w:tcW w:w="3870" w:type="dxa"/>
            <w:tcBorders>
              <w:top w:val="nil"/>
              <w:left w:val="nil"/>
              <w:bottom w:val="nil"/>
              <w:right w:val="nil"/>
            </w:tcBorders>
            <w:shd w:val="clear" w:color="auto" w:fill="auto"/>
            <w:vAlign w:val="bottom"/>
          </w:tcPr>
          <w:p w14:paraId="44C95F2B" w14:textId="170E93C4" w:rsidR="00E83D35" w:rsidDel="00D35786" w:rsidRDefault="00E83D35" w:rsidP="00D528DB">
            <w:pPr>
              <w:spacing w:line="240" w:lineRule="auto"/>
              <w:rPr>
                <w:del w:id="231" w:author="Melanie" w:date="2022-03-04T15:31:00Z"/>
                <w:rFonts w:ascii="Times New Roman" w:eastAsia="Times New Roman" w:hAnsi="Times New Roman" w:cs="Times New Roman"/>
                <w:color w:val="000000"/>
                <w:sz w:val="24"/>
                <w:szCs w:val="24"/>
              </w:rPr>
            </w:pPr>
          </w:p>
        </w:tc>
      </w:tr>
      <w:tr w:rsidR="00E83D35" w:rsidDel="00D35786" w14:paraId="704BB7D2" w14:textId="3B403039" w:rsidTr="00D528DB">
        <w:trPr>
          <w:trHeight w:val="765"/>
          <w:del w:id="232" w:author="Melanie" w:date="2022-03-04T15:31:00Z"/>
        </w:trPr>
        <w:tc>
          <w:tcPr>
            <w:tcW w:w="1800" w:type="dxa"/>
            <w:tcBorders>
              <w:top w:val="nil"/>
              <w:left w:val="nil"/>
              <w:bottom w:val="nil"/>
              <w:right w:val="nil"/>
            </w:tcBorders>
            <w:shd w:val="clear" w:color="auto" w:fill="auto"/>
            <w:vAlign w:val="bottom"/>
          </w:tcPr>
          <w:p w14:paraId="3AEAD09D" w14:textId="570A71AC" w:rsidR="00E83D35" w:rsidDel="00D35786" w:rsidRDefault="00E83D35" w:rsidP="00D528DB">
            <w:pPr>
              <w:spacing w:line="240" w:lineRule="auto"/>
              <w:rPr>
                <w:del w:id="233" w:author="Melanie" w:date="2022-03-04T15:31:00Z"/>
                <w:rFonts w:ascii="Times New Roman" w:eastAsia="Times New Roman" w:hAnsi="Times New Roman" w:cs="Times New Roman"/>
                <w:color w:val="000000"/>
                <w:sz w:val="24"/>
                <w:szCs w:val="24"/>
              </w:rPr>
            </w:pPr>
            <w:del w:id="234" w:author="Melanie" w:date="2022-03-04T15:31:00Z">
              <w:r w:rsidDel="00D35786">
                <w:rPr>
                  <w:rFonts w:ascii="Times New Roman" w:eastAsia="Times New Roman" w:hAnsi="Times New Roman" w:cs="Times New Roman"/>
                  <w:color w:val="000000"/>
                  <w:sz w:val="24"/>
                  <w:szCs w:val="24"/>
                </w:rPr>
                <w:delText>Elevation range (m)</w:delText>
              </w:r>
            </w:del>
          </w:p>
        </w:tc>
        <w:tc>
          <w:tcPr>
            <w:tcW w:w="4320" w:type="dxa"/>
            <w:tcBorders>
              <w:top w:val="nil"/>
              <w:left w:val="nil"/>
              <w:bottom w:val="nil"/>
              <w:right w:val="nil"/>
            </w:tcBorders>
            <w:shd w:val="clear" w:color="auto" w:fill="auto"/>
            <w:vAlign w:val="bottom"/>
          </w:tcPr>
          <w:p w14:paraId="5D51EAA7" w14:textId="0F02A085" w:rsidR="00E83D35" w:rsidDel="00D35786" w:rsidRDefault="00E83D35" w:rsidP="00D528DB">
            <w:pPr>
              <w:spacing w:line="240" w:lineRule="auto"/>
              <w:rPr>
                <w:del w:id="235" w:author="Melanie" w:date="2022-03-04T15:31:00Z"/>
                <w:rFonts w:ascii="Times New Roman" w:eastAsia="Times New Roman" w:hAnsi="Times New Roman" w:cs="Times New Roman"/>
                <w:color w:val="000000"/>
                <w:sz w:val="24"/>
                <w:szCs w:val="24"/>
              </w:rPr>
            </w:pPr>
            <w:del w:id="236" w:author="Melanie" w:date="2022-03-04T15:31:00Z">
              <w:r w:rsidDel="00D35786">
                <w:rPr>
                  <w:rFonts w:ascii="Times New Roman" w:eastAsia="Times New Roman" w:hAnsi="Times New Roman" w:cs="Times New Roman"/>
                  <w:color w:val="000000"/>
                  <w:sz w:val="24"/>
                  <w:szCs w:val="24"/>
                </w:rPr>
                <w:delText>Maximum minus minimum elevation among network lakes</w:delText>
              </w:r>
            </w:del>
          </w:p>
        </w:tc>
        <w:tc>
          <w:tcPr>
            <w:tcW w:w="3870" w:type="dxa"/>
            <w:tcBorders>
              <w:top w:val="nil"/>
              <w:left w:val="nil"/>
              <w:bottom w:val="nil"/>
              <w:right w:val="nil"/>
            </w:tcBorders>
            <w:shd w:val="clear" w:color="auto" w:fill="auto"/>
            <w:vAlign w:val="bottom"/>
          </w:tcPr>
          <w:p w14:paraId="2AA3FDC8" w14:textId="6577AD4C" w:rsidR="00E83D35" w:rsidDel="00D35786" w:rsidRDefault="00E83D35" w:rsidP="00D528DB">
            <w:pPr>
              <w:spacing w:line="240" w:lineRule="auto"/>
              <w:rPr>
                <w:del w:id="237" w:author="Melanie" w:date="2022-03-04T15:31:00Z"/>
                <w:rFonts w:ascii="Times New Roman" w:eastAsia="Times New Roman" w:hAnsi="Times New Roman" w:cs="Times New Roman"/>
                <w:color w:val="000000"/>
                <w:sz w:val="24"/>
                <w:szCs w:val="24"/>
              </w:rPr>
            </w:pPr>
            <w:del w:id="238" w:author="Melanie" w:date="2022-03-04T15:31:00Z">
              <w:r w:rsidDel="00D35786">
                <w:rPr>
                  <w:rFonts w:ascii="Times New Roman" w:eastAsia="Times New Roman" w:hAnsi="Times New Roman" w:cs="Times New Roman"/>
                  <w:color w:val="000000"/>
                  <w:sz w:val="24"/>
                  <w:szCs w:val="24"/>
                </w:rPr>
                <w:delText>Represents more localized climatic heterogeneity accessible within a network for both relatively mobile and sessile species</w:delText>
              </w:r>
            </w:del>
          </w:p>
        </w:tc>
      </w:tr>
      <w:tr w:rsidR="00E83D35" w:rsidDel="00D35786" w14:paraId="45E416B4" w14:textId="00B04E86" w:rsidTr="00E83D35">
        <w:trPr>
          <w:trHeight w:val="342"/>
          <w:del w:id="239" w:author="Melanie" w:date="2022-03-04T15:31:00Z"/>
        </w:trPr>
        <w:tc>
          <w:tcPr>
            <w:tcW w:w="1800" w:type="dxa"/>
            <w:tcBorders>
              <w:top w:val="nil"/>
              <w:left w:val="nil"/>
              <w:bottom w:val="nil"/>
              <w:right w:val="nil"/>
            </w:tcBorders>
            <w:shd w:val="clear" w:color="auto" w:fill="auto"/>
            <w:vAlign w:val="bottom"/>
          </w:tcPr>
          <w:p w14:paraId="31033F85" w14:textId="2886DEF6" w:rsidR="00E83D35" w:rsidDel="00D35786" w:rsidRDefault="00E83D35" w:rsidP="00D528DB">
            <w:pPr>
              <w:spacing w:line="240" w:lineRule="auto"/>
              <w:rPr>
                <w:del w:id="240" w:author="Melanie" w:date="2022-03-04T15:31:00Z"/>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64A8AA2E" w14:textId="59245E8E" w:rsidR="00E83D35" w:rsidDel="00D35786" w:rsidRDefault="00E83D35" w:rsidP="00D528DB">
            <w:pPr>
              <w:spacing w:line="240" w:lineRule="auto"/>
              <w:rPr>
                <w:del w:id="241" w:author="Melanie" w:date="2022-03-04T15:31:00Z"/>
                <w:rFonts w:ascii="Times New Roman" w:eastAsia="Times New Roman" w:hAnsi="Times New Roman" w:cs="Times New Roman"/>
                <w:color w:val="000000"/>
                <w:sz w:val="24"/>
                <w:szCs w:val="24"/>
              </w:rPr>
            </w:pPr>
          </w:p>
        </w:tc>
        <w:tc>
          <w:tcPr>
            <w:tcW w:w="3870" w:type="dxa"/>
            <w:tcBorders>
              <w:top w:val="nil"/>
              <w:left w:val="nil"/>
              <w:bottom w:val="nil"/>
              <w:right w:val="nil"/>
            </w:tcBorders>
            <w:shd w:val="clear" w:color="auto" w:fill="auto"/>
            <w:vAlign w:val="bottom"/>
          </w:tcPr>
          <w:p w14:paraId="359590E3" w14:textId="634C4999" w:rsidR="00E83D35" w:rsidDel="00D35786" w:rsidRDefault="00E83D35" w:rsidP="00D528DB">
            <w:pPr>
              <w:spacing w:line="240" w:lineRule="auto"/>
              <w:rPr>
                <w:del w:id="242" w:author="Melanie" w:date="2022-03-04T15:31:00Z"/>
                <w:rFonts w:ascii="Times New Roman" w:eastAsia="Times New Roman" w:hAnsi="Times New Roman" w:cs="Times New Roman"/>
                <w:color w:val="000000"/>
                <w:sz w:val="24"/>
                <w:szCs w:val="24"/>
              </w:rPr>
            </w:pPr>
          </w:p>
        </w:tc>
      </w:tr>
      <w:tr w:rsidR="00E83D35" w:rsidDel="00D35786" w14:paraId="0775AB32" w14:textId="59B4698B" w:rsidTr="00D528DB">
        <w:trPr>
          <w:trHeight w:val="765"/>
          <w:del w:id="243" w:author="Melanie" w:date="2022-03-04T15:31:00Z"/>
        </w:trPr>
        <w:tc>
          <w:tcPr>
            <w:tcW w:w="1800" w:type="dxa"/>
            <w:tcBorders>
              <w:top w:val="nil"/>
              <w:left w:val="nil"/>
              <w:bottom w:val="nil"/>
              <w:right w:val="nil"/>
            </w:tcBorders>
            <w:shd w:val="clear" w:color="auto" w:fill="auto"/>
            <w:vAlign w:val="bottom"/>
          </w:tcPr>
          <w:p w14:paraId="23D7EF26" w14:textId="38F3DE9C" w:rsidR="00E83D35" w:rsidDel="00D35786" w:rsidRDefault="00E83D35" w:rsidP="00D528DB">
            <w:pPr>
              <w:spacing w:line="240" w:lineRule="auto"/>
              <w:rPr>
                <w:del w:id="244" w:author="Melanie" w:date="2022-03-04T15:31:00Z"/>
                <w:rFonts w:ascii="Times New Roman" w:eastAsia="Times New Roman" w:hAnsi="Times New Roman" w:cs="Times New Roman"/>
                <w:color w:val="000000"/>
                <w:sz w:val="24"/>
                <w:szCs w:val="24"/>
              </w:rPr>
            </w:pPr>
            <w:del w:id="245" w:author="Melanie" w:date="2022-03-04T15:31:00Z">
              <w:r w:rsidDel="00D35786">
                <w:rPr>
                  <w:rFonts w:ascii="Times New Roman" w:eastAsia="Times New Roman" w:hAnsi="Times New Roman" w:cs="Times New Roman"/>
                  <w:color w:val="000000"/>
                  <w:sz w:val="24"/>
                  <w:szCs w:val="24"/>
                </w:rPr>
                <w:delText>Maximum north-south distance (km)</w:delText>
              </w:r>
            </w:del>
          </w:p>
        </w:tc>
        <w:tc>
          <w:tcPr>
            <w:tcW w:w="4320" w:type="dxa"/>
            <w:tcBorders>
              <w:top w:val="nil"/>
              <w:left w:val="nil"/>
              <w:bottom w:val="nil"/>
              <w:right w:val="nil"/>
            </w:tcBorders>
            <w:shd w:val="clear" w:color="auto" w:fill="auto"/>
            <w:vAlign w:val="bottom"/>
          </w:tcPr>
          <w:p w14:paraId="2DFE4206" w14:textId="608064CD" w:rsidR="00E83D35" w:rsidDel="00D35786" w:rsidRDefault="00E83D35" w:rsidP="00D528DB">
            <w:pPr>
              <w:spacing w:line="240" w:lineRule="auto"/>
              <w:rPr>
                <w:del w:id="246" w:author="Melanie" w:date="2022-03-04T15:31:00Z"/>
                <w:rFonts w:ascii="Times New Roman" w:eastAsia="Times New Roman" w:hAnsi="Times New Roman" w:cs="Times New Roman"/>
                <w:color w:val="000000"/>
                <w:sz w:val="24"/>
                <w:szCs w:val="24"/>
              </w:rPr>
            </w:pPr>
            <w:del w:id="247" w:author="Melanie" w:date="2022-03-04T15:31:00Z">
              <w:r w:rsidDel="00D35786">
                <w:rPr>
                  <w:rFonts w:ascii="Times New Roman" w:eastAsia="Times New Roman" w:hAnsi="Times New Roman" w:cs="Times New Roman"/>
                  <w:color w:val="000000"/>
                  <w:sz w:val="24"/>
                  <w:szCs w:val="24"/>
                </w:rPr>
                <w:delText>Maximum north-south distance spanned by the network based on lake and stream connections</w:delText>
              </w:r>
            </w:del>
          </w:p>
        </w:tc>
        <w:tc>
          <w:tcPr>
            <w:tcW w:w="3870" w:type="dxa"/>
            <w:tcBorders>
              <w:top w:val="nil"/>
              <w:left w:val="nil"/>
              <w:bottom w:val="nil"/>
              <w:right w:val="nil"/>
            </w:tcBorders>
            <w:shd w:val="clear" w:color="auto" w:fill="auto"/>
            <w:vAlign w:val="bottom"/>
          </w:tcPr>
          <w:p w14:paraId="0E37A305" w14:textId="1C0A7EEF" w:rsidR="00E83D35" w:rsidDel="00D35786" w:rsidRDefault="00E83D35" w:rsidP="00D528DB">
            <w:pPr>
              <w:spacing w:line="240" w:lineRule="auto"/>
              <w:rPr>
                <w:del w:id="248" w:author="Melanie" w:date="2022-03-04T15:31:00Z"/>
                <w:rFonts w:ascii="Times New Roman" w:eastAsia="Times New Roman" w:hAnsi="Times New Roman" w:cs="Times New Roman"/>
                <w:color w:val="000000"/>
                <w:sz w:val="24"/>
                <w:szCs w:val="24"/>
              </w:rPr>
            </w:pPr>
            <w:del w:id="249" w:author="Melanie" w:date="2022-03-04T15:31:00Z">
              <w:r w:rsidDel="00D35786">
                <w:rPr>
                  <w:rFonts w:ascii="Times New Roman" w:eastAsia="Times New Roman" w:hAnsi="Times New Roman" w:cs="Times New Roman"/>
                  <w:color w:val="000000"/>
                  <w:sz w:val="24"/>
                  <w:szCs w:val="24"/>
                </w:rPr>
                <w:delText>Represents large-scale climatic heterogeneity accessible within a network for relatively mobile species</w:delText>
              </w:r>
            </w:del>
          </w:p>
        </w:tc>
      </w:tr>
      <w:tr w:rsidR="00E83D35" w:rsidDel="00D35786" w14:paraId="31F0B12A" w14:textId="5A8E833F" w:rsidTr="00E83D35">
        <w:trPr>
          <w:trHeight w:val="342"/>
          <w:del w:id="250" w:author="Melanie" w:date="2022-03-04T15:31:00Z"/>
        </w:trPr>
        <w:tc>
          <w:tcPr>
            <w:tcW w:w="1800" w:type="dxa"/>
            <w:tcBorders>
              <w:top w:val="nil"/>
              <w:left w:val="nil"/>
              <w:bottom w:val="nil"/>
              <w:right w:val="nil"/>
            </w:tcBorders>
            <w:shd w:val="clear" w:color="auto" w:fill="auto"/>
            <w:vAlign w:val="bottom"/>
          </w:tcPr>
          <w:p w14:paraId="4E604EB0" w14:textId="7941E7B6" w:rsidR="00E83D35" w:rsidDel="00D35786" w:rsidRDefault="00E83D35" w:rsidP="00D528DB">
            <w:pPr>
              <w:spacing w:line="240" w:lineRule="auto"/>
              <w:rPr>
                <w:del w:id="251" w:author="Melanie" w:date="2022-03-04T15:31:00Z"/>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5FB7A44E" w14:textId="706338BC" w:rsidR="00E83D35" w:rsidDel="00D35786" w:rsidRDefault="00E83D35" w:rsidP="00D528DB">
            <w:pPr>
              <w:spacing w:line="240" w:lineRule="auto"/>
              <w:rPr>
                <w:del w:id="252" w:author="Melanie" w:date="2022-03-04T15:31:00Z"/>
                <w:rFonts w:ascii="Times New Roman" w:eastAsia="Times New Roman" w:hAnsi="Times New Roman" w:cs="Times New Roman"/>
                <w:color w:val="000000"/>
                <w:sz w:val="24"/>
                <w:szCs w:val="24"/>
              </w:rPr>
            </w:pPr>
          </w:p>
        </w:tc>
        <w:tc>
          <w:tcPr>
            <w:tcW w:w="3870" w:type="dxa"/>
            <w:tcBorders>
              <w:top w:val="nil"/>
              <w:left w:val="nil"/>
              <w:bottom w:val="nil"/>
              <w:right w:val="nil"/>
            </w:tcBorders>
            <w:shd w:val="clear" w:color="auto" w:fill="auto"/>
            <w:vAlign w:val="bottom"/>
          </w:tcPr>
          <w:p w14:paraId="23273388" w14:textId="29847BCF" w:rsidR="00E83D35" w:rsidDel="00D35786" w:rsidRDefault="00E83D35" w:rsidP="00D528DB">
            <w:pPr>
              <w:spacing w:line="240" w:lineRule="auto"/>
              <w:rPr>
                <w:del w:id="253" w:author="Melanie" w:date="2022-03-04T15:31:00Z"/>
                <w:rFonts w:ascii="Times New Roman" w:eastAsia="Times New Roman" w:hAnsi="Times New Roman" w:cs="Times New Roman"/>
                <w:color w:val="000000"/>
                <w:sz w:val="24"/>
                <w:szCs w:val="24"/>
              </w:rPr>
            </w:pPr>
          </w:p>
        </w:tc>
      </w:tr>
      <w:tr w:rsidR="00E83D35" w:rsidDel="00D35786" w14:paraId="55529B5B" w14:textId="0CC345D4" w:rsidTr="00D528DB">
        <w:trPr>
          <w:trHeight w:val="1020"/>
          <w:del w:id="254" w:author="Melanie" w:date="2022-03-04T15:31:00Z"/>
        </w:trPr>
        <w:tc>
          <w:tcPr>
            <w:tcW w:w="1800" w:type="dxa"/>
            <w:tcBorders>
              <w:top w:val="nil"/>
              <w:left w:val="nil"/>
              <w:bottom w:val="nil"/>
              <w:right w:val="nil"/>
            </w:tcBorders>
            <w:shd w:val="clear" w:color="auto" w:fill="auto"/>
            <w:vAlign w:val="bottom"/>
          </w:tcPr>
          <w:p w14:paraId="48354F5E" w14:textId="5279E478" w:rsidR="00E83D35" w:rsidDel="00D35786" w:rsidRDefault="00E83D35" w:rsidP="00D528DB">
            <w:pPr>
              <w:spacing w:line="240" w:lineRule="auto"/>
              <w:rPr>
                <w:del w:id="255" w:author="Melanie" w:date="2022-03-04T15:31:00Z"/>
                <w:rFonts w:ascii="Times New Roman" w:eastAsia="Times New Roman" w:hAnsi="Times New Roman" w:cs="Times New Roman"/>
                <w:color w:val="000000"/>
                <w:sz w:val="24"/>
                <w:szCs w:val="24"/>
              </w:rPr>
            </w:pPr>
            <w:del w:id="256" w:author="Melanie" w:date="2022-03-04T15:31:00Z">
              <w:r w:rsidDel="00D35786">
                <w:rPr>
                  <w:rFonts w:ascii="Times New Roman" w:eastAsia="Times New Roman" w:hAnsi="Times New Roman" w:cs="Times New Roman"/>
                  <w:color w:val="000000"/>
                  <w:sz w:val="24"/>
                  <w:szCs w:val="24"/>
                </w:rPr>
                <w:delText>Minimum cuts</w:delText>
              </w:r>
            </w:del>
          </w:p>
        </w:tc>
        <w:tc>
          <w:tcPr>
            <w:tcW w:w="4320" w:type="dxa"/>
            <w:tcBorders>
              <w:top w:val="nil"/>
              <w:left w:val="nil"/>
              <w:bottom w:val="nil"/>
              <w:right w:val="nil"/>
            </w:tcBorders>
            <w:shd w:val="clear" w:color="auto" w:fill="auto"/>
            <w:vAlign w:val="bottom"/>
          </w:tcPr>
          <w:p w14:paraId="40329773" w14:textId="3EEB29BC" w:rsidR="00E83D35" w:rsidDel="00D35786" w:rsidRDefault="00E83D35" w:rsidP="00D528DB">
            <w:pPr>
              <w:spacing w:line="240" w:lineRule="auto"/>
              <w:rPr>
                <w:del w:id="257" w:author="Melanie" w:date="2022-03-04T15:31:00Z"/>
                <w:rFonts w:ascii="Times New Roman" w:eastAsia="Times New Roman" w:hAnsi="Times New Roman" w:cs="Times New Roman"/>
                <w:color w:val="000000"/>
                <w:sz w:val="24"/>
                <w:szCs w:val="24"/>
              </w:rPr>
            </w:pPr>
            <w:del w:id="258" w:author="Melanie" w:date="2022-03-04T15:31:00Z">
              <w:r w:rsidDel="00D35786">
                <w:rPr>
                  <w:rFonts w:ascii="Times New Roman" w:eastAsia="Times New Roman" w:hAnsi="Times New Roman" w:cs="Times New Roman"/>
                  <w:color w:val="000000"/>
                  <w:sz w:val="24"/>
                  <w:szCs w:val="24"/>
                </w:rPr>
                <w:delText>Minimum number of stream reaches to cut needed to undermine maximum north-south distance</w:delText>
              </w:r>
            </w:del>
          </w:p>
        </w:tc>
        <w:tc>
          <w:tcPr>
            <w:tcW w:w="3870" w:type="dxa"/>
            <w:tcBorders>
              <w:top w:val="nil"/>
              <w:left w:val="nil"/>
              <w:bottom w:val="nil"/>
              <w:right w:val="nil"/>
            </w:tcBorders>
            <w:shd w:val="clear" w:color="auto" w:fill="auto"/>
            <w:vAlign w:val="bottom"/>
          </w:tcPr>
          <w:p w14:paraId="6FE8E97F" w14:textId="2BA5A54D" w:rsidR="00E83D35" w:rsidDel="00D35786" w:rsidRDefault="00E83D35" w:rsidP="00D528DB">
            <w:pPr>
              <w:spacing w:line="240" w:lineRule="auto"/>
              <w:rPr>
                <w:del w:id="259" w:author="Melanie" w:date="2022-03-04T15:31:00Z"/>
                <w:rFonts w:ascii="Times New Roman" w:eastAsia="Times New Roman" w:hAnsi="Times New Roman" w:cs="Times New Roman"/>
                <w:color w:val="000000"/>
                <w:sz w:val="24"/>
                <w:szCs w:val="24"/>
              </w:rPr>
            </w:pPr>
            <w:del w:id="260" w:author="Melanie" w:date="2022-03-04T15:31:00Z">
              <w:r w:rsidDel="00D35786">
                <w:rPr>
                  <w:rFonts w:ascii="Times New Roman" w:eastAsia="Times New Roman" w:hAnsi="Times New Roman" w:cs="Times New Roman"/>
                  <w:color w:val="000000"/>
                  <w:sz w:val="24"/>
                  <w:szCs w:val="24"/>
                </w:rPr>
                <w:delText>Represents susceptibility of a network to fragmentation, particularly in climatic context for relatively mobile species</w:delText>
              </w:r>
            </w:del>
          </w:p>
        </w:tc>
      </w:tr>
      <w:tr w:rsidR="00E83D35" w:rsidDel="00D35786" w14:paraId="57743B5F" w14:textId="44BBE774" w:rsidTr="00D528DB">
        <w:trPr>
          <w:trHeight w:val="1530"/>
          <w:del w:id="261" w:author="Melanie" w:date="2022-03-04T15:31:00Z"/>
        </w:trPr>
        <w:tc>
          <w:tcPr>
            <w:tcW w:w="1800" w:type="dxa"/>
            <w:tcBorders>
              <w:top w:val="nil"/>
              <w:left w:val="nil"/>
              <w:bottom w:val="nil"/>
              <w:right w:val="nil"/>
            </w:tcBorders>
            <w:shd w:val="clear" w:color="auto" w:fill="auto"/>
            <w:vAlign w:val="bottom"/>
          </w:tcPr>
          <w:p w14:paraId="5D1ED364" w14:textId="40FCFA0E" w:rsidR="00E83D35" w:rsidDel="00D35786" w:rsidRDefault="00E83D35" w:rsidP="00D528DB">
            <w:pPr>
              <w:spacing w:line="240" w:lineRule="auto"/>
              <w:rPr>
                <w:del w:id="262" w:author="Melanie" w:date="2022-03-04T15:31:00Z"/>
                <w:rFonts w:ascii="Times New Roman" w:eastAsia="Times New Roman" w:hAnsi="Times New Roman" w:cs="Times New Roman"/>
                <w:color w:val="000000"/>
                <w:sz w:val="24"/>
                <w:szCs w:val="24"/>
              </w:rPr>
            </w:pPr>
            <w:del w:id="263" w:author="Melanie" w:date="2022-03-04T15:31:00Z">
              <w:r w:rsidDel="00D35786">
                <w:rPr>
                  <w:rFonts w:ascii="Times New Roman" w:eastAsia="Times New Roman" w:hAnsi="Times New Roman" w:cs="Times New Roman"/>
                  <w:color w:val="000000"/>
                  <w:sz w:val="24"/>
                  <w:szCs w:val="24"/>
                </w:rPr>
                <w:delText>Percent articulation points</w:delText>
              </w:r>
            </w:del>
          </w:p>
        </w:tc>
        <w:tc>
          <w:tcPr>
            <w:tcW w:w="4320" w:type="dxa"/>
            <w:tcBorders>
              <w:top w:val="nil"/>
              <w:left w:val="nil"/>
              <w:bottom w:val="nil"/>
              <w:right w:val="nil"/>
            </w:tcBorders>
            <w:shd w:val="clear" w:color="auto" w:fill="auto"/>
            <w:vAlign w:val="bottom"/>
          </w:tcPr>
          <w:p w14:paraId="02A07B4C" w14:textId="05F5F448" w:rsidR="00E83D35" w:rsidDel="00D35786" w:rsidRDefault="00E83D35" w:rsidP="00D528DB">
            <w:pPr>
              <w:spacing w:line="240" w:lineRule="auto"/>
              <w:rPr>
                <w:del w:id="264" w:author="Melanie" w:date="2022-03-04T15:31:00Z"/>
                <w:rFonts w:ascii="Times New Roman" w:eastAsia="Times New Roman" w:hAnsi="Times New Roman" w:cs="Times New Roman"/>
                <w:color w:val="000000"/>
                <w:sz w:val="24"/>
                <w:szCs w:val="24"/>
              </w:rPr>
            </w:pPr>
            <w:del w:id="265" w:author="Melanie" w:date="2022-03-04T15:31:00Z">
              <w:r w:rsidDel="00D35786">
                <w:rPr>
                  <w:rFonts w:ascii="Times New Roman" w:eastAsia="Times New Roman" w:hAnsi="Times New Roman" w:cs="Times New Roman"/>
                  <w:color w:val="000000"/>
                  <w:sz w:val="24"/>
                  <w:szCs w:val="24"/>
                </w:rPr>
                <w:delText>The percent of lakes in the network that are articulation points, which are the lakes in the graph that prevent separation into multiple networks*</w:delText>
              </w:r>
            </w:del>
          </w:p>
        </w:tc>
        <w:tc>
          <w:tcPr>
            <w:tcW w:w="3870" w:type="dxa"/>
            <w:tcBorders>
              <w:top w:val="nil"/>
              <w:left w:val="nil"/>
              <w:bottom w:val="nil"/>
              <w:right w:val="nil"/>
            </w:tcBorders>
            <w:shd w:val="clear" w:color="auto" w:fill="auto"/>
            <w:vAlign w:val="bottom"/>
          </w:tcPr>
          <w:p w14:paraId="61A6CF86" w14:textId="40E8F997" w:rsidR="00E83D35" w:rsidDel="00D35786" w:rsidRDefault="00E83D35" w:rsidP="00D528DB">
            <w:pPr>
              <w:spacing w:line="240" w:lineRule="auto"/>
              <w:rPr>
                <w:del w:id="266" w:author="Melanie" w:date="2022-03-04T15:31:00Z"/>
                <w:rFonts w:ascii="Times New Roman" w:eastAsia="Times New Roman" w:hAnsi="Times New Roman" w:cs="Times New Roman"/>
                <w:color w:val="000000"/>
                <w:sz w:val="24"/>
                <w:szCs w:val="24"/>
              </w:rPr>
            </w:pPr>
            <w:del w:id="267" w:author="Melanie" w:date="2022-03-04T15:31:00Z">
              <w:r w:rsidDel="00D35786">
                <w:rPr>
                  <w:rFonts w:ascii="Times New Roman" w:eastAsia="Times New Roman" w:hAnsi="Times New Roman" w:cs="Times New Roman"/>
                  <w:color w:val="000000"/>
                  <w:sz w:val="24"/>
                  <w:szCs w:val="24"/>
                </w:rPr>
                <w:delText>Represents susceptibility of a network to fragmentation</w:delText>
              </w:r>
            </w:del>
          </w:p>
        </w:tc>
      </w:tr>
      <w:tr w:rsidR="00E83D35" w:rsidDel="00D35786" w14:paraId="6C1FDADA" w14:textId="0159F261" w:rsidTr="00E83D35">
        <w:trPr>
          <w:trHeight w:val="423"/>
          <w:del w:id="268" w:author="Melanie" w:date="2022-03-04T15:31:00Z"/>
        </w:trPr>
        <w:tc>
          <w:tcPr>
            <w:tcW w:w="1800" w:type="dxa"/>
            <w:tcBorders>
              <w:top w:val="nil"/>
              <w:left w:val="nil"/>
              <w:bottom w:val="nil"/>
              <w:right w:val="nil"/>
            </w:tcBorders>
            <w:shd w:val="clear" w:color="auto" w:fill="auto"/>
            <w:vAlign w:val="bottom"/>
          </w:tcPr>
          <w:p w14:paraId="7C7E7689" w14:textId="77AB1F8F" w:rsidR="00E83D35" w:rsidDel="00D35786" w:rsidRDefault="00E83D35" w:rsidP="00D528DB">
            <w:pPr>
              <w:spacing w:line="240" w:lineRule="auto"/>
              <w:rPr>
                <w:del w:id="269" w:author="Melanie" w:date="2022-03-04T15:31:00Z"/>
                <w:rFonts w:ascii="Times New Roman" w:eastAsia="Times New Roman" w:hAnsi="Times New Roman" w:cs="Times New Roman"/>
                <w:color w:val="000000"/>
                <w:sz w:val="24"/>
                <w:szCs w:val="24"/>
              </w:rPr>
            </w:pPr>
          </w:p>
        </w:tc>
        <w:tc>
          <w:tcPr>
            <w:tcW w:w="4320" w:type="dxa"/>
            <w:tcBorders>
              <w:top w:val="nil"/>
              <w:left w:val="nil"/>
              <w:bottom w:val="nil"/>
              <w:right w:val="nil"/>
            </w:tcBorders>
            <w:shd w:val="clear" w:color="auto" w:fill="auto"/>
            <w:vAlign w:val="bottom"/>
          </w:tcPr>
          <w:p w14:paraId="1A96641A" w14:textId="7AE6A9A8" w:rsidR="00E83D35" w:rsidDel="00D35786" w:rsidRDefault="00E83D35" w:rsidP="00D528DB">
            <w:pPr>
              <w:spacing w:line="240" w:lineRule="auto"/>
              <w:rPr>
                <w:del w:id="270" w:author="Melanie" w:date="2022-03-04T15:31:00Z"/>
                <w:rFonts w:ascii="Times New Roman" w:eastAsia="Times New Roman" w:hAnsi="Times New Roman" w:cs="Times New Roman"/>
                <w:color w:val="000000"/>
                <w:sz w:val="24"/>
                <w:szCs w:val="24"/>
              </w:rPr>
            </w:pPr>
          </w:p>
        </w:tc>
        <w:tc>
          <w:tcPr>
            <w:tcW w:w="3870" w:type="dxa"/>
            <w:tcBorders>
              <w:top w:val="nil"/>
              <w:left w:val="nil"/>
              <w:bottom w:val="nil"/>
              <w:right w:val="nil"/>
            </w:tcBorders>
            <w:shd w:val="clear" w:color="auto" w:fill="auto"/>
            <w:vAlign w:val="bottom"/>
          </w:tcPr>
          <w:p w14:paraId="168AF684" w14:textId="7E0783D8" w:rsidR="00E83D35" w:rsidDel="00D35786" w:rsidRDefault="00E83D35" w:rsidP="00D528DB">
            <w:pPr>
              <w:spacing w:line="240" w:lineRule="auto"/>
              <w:rPr>
                <w:del w:id="271" w:author="Melanie" w:date="2022-03-04T15:31:00Z"/>
                <w:rFonts w:ascii="Times New Roman" w:eastAsia="Times New Roman" w:hAnsi="Times New Roman" w:cs="Times New Roman"/>
                <w:color w:val="000000"/>
                <w:sz w:val="24"/>
                <w:szCs w:val="24"/>
              </w:rPr>
            </w:pPr>
          </w:p>
        </w:tc>
      </w:tr>
      <w:tr w:rsidR="00E83D35" w:rsidDel="00D35786" w14:paraId="0E069BD6" w14:textId="4841089C" w:rsidTr="00D528DB">
        <w:trPr>
          <w:trHeight w:val="1785"/>
          <w:del w:id="272" w:author="Melanie" w:date="2022-03-04T15:31:00Z"/>
        </w:trPr>
        <w:tc>
          <w:tcPr>
            <w:tcW w:w="1800" w:type="dxa"/>
            <w:tcBorders>
              <w:top w:val="nil"/>
              <w:left w:val="nil"/>
              <w:bottom w:val="single" w:sz="4" w:space="0" w:color="000000"/>
              <w:right w:val="nil"/>
            </w:tcBorders>
            <w:shd w:val="clear" w:color="auto" w:fill="auto"/>
            <w:vAlign w:val="bottom"/>
          </w:tcPr>
          <w:p w14:paraId="21168760" w14:textId="0313199B" w:rsidR="00E83D35" w:rsidDel="00D35786" w:rsidRDefault="00E83D35" w:rsidP="00D528DB">
            <w:pPr>
              <w:spacing w:line="240" w:lineRule="auto"/>
              <w:rPr>
                <w:del w:id="273" w:author="Melanie" w:date="2022-03-04T15:31:00Z"/>
                <w:rFonts w:ascii="Times New Roman" w:eastAsia="Times New Roman" w:hAnsi="Times New Roman" w:cs="Times New Roman"/>
                <w:color w:val="000000"/>
                <w:sz w:val="24"/>
                <w:szCs w:val="24"/>
              </w:rPr>
            </w:pPr>
            <w:del w:id="274" w:author="Melanie" w:date="2022-03-04T15:31:00Z">
              <w:r w:rsidDel="00D35786">
                <w:rPr>
                  <w:rFonts w:ascii="Times New Roman" w:eastAsia="Times New Roman" w:hAnsi="Times New Roman" w:cs="Times New Roman"/>
                  <w:color w:val="000000"/>
                  <w:sz w:val="24"/>
                  <w:szCs w:val="24"/>
                </w:rPr>
                <w:delText>Average betweenness centrality</w:delText>
              </w:r>
            </w:del>
          </w:p>
        </w:tc>
        <w:tc>
          <w:tcPr>
            <w:tcW w:w="4320" w:type="dxa"/>
            <w:tcBorders>
              <w:top w:val="nil"/>
              <w:left w:val="nil"/>
              <w:bottom w:val="single" w:sz="4" w:space="0" w:color="000000"/>
              <w:right w:val="nil"/>
            </w:tcBorders>
            <w:shd w:val="clear" w:color="auto" w:fill="auto"/>
            <w:vAlign w:val="bottom"/>
          </w:tcPr>
          <w:p w14:paraId="78543BDF" w14:textId="405FD6E4" w:rsidR="00E83D35" w:rsidDel="00D35786" w:rsidRDefault="00E83D35" w:rsidP="00D528DB">
            <w:pPr>
              <w:spacing w:line="240" w:lineRule="auto"/>
              <w:rPr>
                <w:del w:id="275" w:author="Melanie" w:date="2022-03-04T15:31:00Z"/>
                <w:rFonts w:ascii="Times New Roman" w:eastAsia="Times New Roman" w:hAnsi="Times New Roman" w:cs="Times New Roman"/>
                <w:color w:val="000000"/>
                <w:sz w:val="24"/>
                <w:szCs w:val="24"/>
              </w:rPr>
            </w:pPr>
            <w:del w:id="276" w:author="Melanie" w:date="2022-03-04T15:31:00Z">
              <w:r w:rsidDel="00D35786">
                <w:rPr>
                  <w:rFonts w:ascii="Times New Roman" w:eastAsia="Times New Roman" w:hAnsi="Times New Roman" w:cs="Times New Roman"/>
                  <w:color w:val="000000"/>
                  <w:sz w:val="24"/>
                  <w:szCs w:val="24"/>
                </w:rPr>
                <w:delText>The number of shortest-distance pairwise stream paths in a network that pass through a lake, averaged across network lakes after normalization by the number of lakes within a network (N) using the formula (2BC)/(N*N-3N+2)</w:delText>
              </w:r>
            </w:del>
          </w:p>
        </w:tc>
        <w:tc>
          <w:tcPr>
            <w:tcW w:w="3870" w:type="dxa"/>
            <w:tcBorders>
              <w:top w:val="nil"/>
              <w:left w:val="nil"/>
              <w:bottom w:val="single" w:sz="4" w:space="0" w:color="000000"/>
              <w:right w:val="nil"/>
            </w:tcBorders>
            <w:shd w:val="clear" w:color="auto" w:fill="auto"/>
            <w:vAlign w:val="bottom"/>
          </w:tcPr>
          <w:p w14:paraId="5289DD96" w14:textId="08D40142" w:rsidR="00E83D35" w:rsidDel="00D35786" w:rsidRDefault="00E83D35" w:rsidP="00D528DB">
            <w:pPr>
              <w:spacing w:line="240" w:lineRule="auto"/>
              <w:rPr>
                <w:del w:id="277" w:author="Melanie" w:date="2022-03-04T15:31:00Z"/>
                <w:rFonts w:ascii="Times New Roman" w:eastAsia="Times New Roman" w:hAnsi="Times New Roman" w:cs="Times New Roman"/>
                <w:sz w:val="24"/>
                <w:szCs w:val="24"/>
              </w:rPr>
            </w:pPr>
            <w:del w:id="278" w:author="Melanie" w:date="2022-03-04T15:31:00Z">
              <w:r w:rsidDel="00D35786">
                <w:rPr>
                  <w:rFonts w:ascii="Times New Roman" w:eastAsia="Times New Roman" w:hAnsi="Times New Roman" w:cs="Times New Roman"/>
                  <w:sz w:val="24"/>
                  <w:szCs w:val="24"/>
                </w:rPr>
                <w:delText>Represents lake importance according to position within a network and the convergence of stream pathways</w:delText>
              </w:r>
            </w:del>
          </w:p>
        </w:tc>
      </w:tr>
    </w:tbl>
    <w:p w14:paraId="3746EFEC" w14:textId="727584F0" w:rsidR="00F30538" w:rsidRPr="00E83D35" w:rsidRDefault="00E83D35" w:rsidP="00E83D35">
      <w:pPr>
        <w:rPr>
          <w:rFonts w:ascii="Times New Roman" w:eastAsia="Times New Roman" w:hAnsi="Times New Roman" w:cs="Times New Roman"/>
          <w:sz w:val="24"/>
          <w:szCs w:val="24"/>
          <w:rPrChange w:id="279" w:author="immccull@gmail.com" w:date="2022-02-24T14:32:00Z">
            <w:rPr/>
          </w:rPrChange>
        </w:rPr>
      </w:pPr>
      <w:ins w:id="280" w:author="immccull@gmail.com" w:date="2022-02-24T14:32:00Z">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variable</w:t>
        </w:r>
        <w:proofErr w:type="gramEnd"/>
        <w:r>
          <w:rPr>
            <w:rFonts w:ascii="Times New Roman" w:eastAsia="Times New Roman" w:hAnsi="Times New Roman" w:cs="Times New Roman"/>
            <w:sz w:val="24"/>
            <w:szCs w:val="24"/>
          </w:rPr>
          <w:t xml:space="preserve"> rescaled such that higher values represent greater connectivity</w:t>
        </w:r>
      </w:ins>
    </w:p>
    <w:p w14:paraId="73E714EC" w14:textId="77777777" w:rsidR="00F30538" w:rsidRDefault="00F30538">
      <w:pPr>
        <w:rPr>
          <w:rFonts w:ascii="Times New Roman" w:eastAsia="Times New Roman" w:hAnsi="Times New Roman" w:cs="Times New Roman"/>
          <w:sz w:val="24"/>
          <w:szCs w:val="24"/>
        </w:rPr>
      </w:pPr>
    </w:p>
    <w:p w14:paraId="09CF3A5A" w14:textId="77777777" w:rsidR="00F30538" w:rsidRDefault="00F30538">
      <w:pPr>
        <w:rPr>
          <w:rFonts w:ascii="Times New Roman" w:eastAsia="Times New Roman" w:hAnsi="Times New Roman" w:cs="Times New Roman"/>
          <w:sz w:val="24"/>
          <w:szCs w:val="24"/>
        </w:rPr>
      </w:pPr>
    </w:p>
    <w:p w14:paraId="0028EB4B" w14:textId="77777777" w:rsidR="00F30538" w:rsidRDefault="00F30538">
      <w:pPr>
        <w:rPr>
          <w:rFonts w:ascii="Times New Roman" w:eastAsia="Times New Roman" w:hAnsi="Times New Roman" w:cs="Times New Roman"/>
          <w:sz w:val="24"/>
          <w:szCs w:val="24"/>
        </w:rPr>
      </w:pPr>
    </w:p>
    <w:p w14:paraId="36C332E5" w14:textId="77777777" w:rsidR="00F30538" w:rsidRDefault="00F30538">
      <w:pPr>
        <w:rPr>
          <w:rFonts w:ascii="Times New Roman" w:eastAsia="Times New Roman" w:hAnsi="Times New Roman" w:cs="Times New Roman"/>
          <w:sz w:val="24"/>
          <w:szCs w:val="24"/>
        </w:rPr>
      </w:pPr>
    </w:p>
    <w:p w14:paraId="31761ED2" w14:textId="77777777" w:rsidR="00F30538" w:rsidRDefault="00F30538">
      <w:pPr>
        <w:rPr>
          <w:rFonts w:ascii="Times New Roman" w:eastAsia="Times New Roman" w:hAnsi="Times New Roman" w:cs="Times New Roman"/>
          <w:sz w:val="24"/>
          <w:szCs w:val="24"/>
        </w:rPr>
      </w:pPr>
    </w:p>
    <w:p w14:paraId="55B6DB82" w14:textId="77777777" w:rsidR="00F30538" w:rsidRDefault="00F30538">
      <w:pPr>
        <w:rPr>
          <w:rFonts w:ascii="Times New Roman" w:eastAsia="Times New Roman" w:hAnsi="Times New Roman" w:cs="Times New Roman"/>
          <w:sz w:val="24"/>
          <w:szCs w:val="24"/>
        </w:rPr>
      </w:pPr>
    </w:p>
    <w:p w14:paraId="356280C3" w14:textId="0F87543A"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 2. Freshwater network connectivity scores and statistics and protection status of networks and hub lakes in the conterminous US for high-scoring networks</w:t>
      </w:r>
    </w:p>
    <w:p w14:paraId="1EF29587" w14:textId="77777777" w:rsidR="00523288" w:rsidRDefault="00523288">
      <w:pPr>
        <w:rPr>
          <w:rFonts w:ascii="Times New Roman" w:eastAsia="Times New Roman" w:hAnsi="Times New Roman" w:cs="Times New Roman"/>
          <w:sz w:val="24"/>
          <w:szCs w:val="24"/>
        </w:rPr>
      </w:pPr>
    </w:p>
    <w:tbl>
      <w:tblPr>
        <w:tblStyle w:val="a0"/>
        <w:tblW w:w="10051" w:type="dxa"/>
        <w:tblLayout w:type="fixed"/>
        <w:tblLook w:val="0400" w:firstRow="0" w:lastRow="0" w:firstColumn="0" w:lastColumn="0" w:noHBand="0" w:noVBand="1"/>
      </w:tblPr>
      <w:tblGrid>
        <w:gridCol w:w="777"/>
        <w:gridCol w:w="790"/>
        <w:gridCol w:w="2104"/>
        <w:gridCol w:w="1345"/>
        <w:gridCol w:w="830"/>
        <w:gridCol w:w="764"/>
        <w:gridCol w:w="896"/>
        <w:gridCol w:w="1016"/>
        <w:gridCol w:w="1529"/>
      </w:tblGrid>
      <w:tr w:rsidR="00523288" w14:paraId="5F7C6F05" w14:textId="77777777">
        <w:trPr>
          <w:trHeight w:val="252"/>
        </w:trPr>
        <w:tc>
          <w:tcPr>
            <w:tcW w:w="777" w:type="dxa"/>
            <w:tcBorders>
              <w:top w:val="single" w:sz="4" w:space="0" w:color="000000"/>
              <w:left w:val="nil"/>
              <w:bottom w:val="single" w:sz="4" w:space="0" w:color="000000"/>
              <w:right w:val="nil"/>
            </w:tcBorders>
            <w:shd w:val="clear" w:color="auto" w:fill="auto"/>
            <w:vAlign w:val="bottom"/>
          </w:tcPr>
          <w:p w14:paraId="5B5F29F8"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Rank</w:t>
            </w:r>
          </w:p>
        </w:tc>
        <w:tc>
          <w:tcPr>
            <w:tcW w:w="790" w:type="dxa"/>
            <w:tcBorders>
              <w:top w:val="single" w:sz="4" w:space="0" w:color="000000"/>
              <w:left w:val="nil"/>
              <w:bottom w:val="single" w:sz="4" w:space="0" w:color="000000"/>
              <w:right w:val="nil"/>
            </w:tcBorders>
            <w:shd w:val="clear" w:color="auto" w:fill="auto"/>
            <w:vAlign w:val="bottom"/>
          </w:tcPr>
          <w:p w14:paraId="6CD9E55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Score</w:t>
            </w:r>
          </w:p>
        </w:tc>
        <w:tc>
          <w:tcPr>
            <w:tcW w:w="2104" w:type="dxa"/>
            <w:tcBorders>
              <w:top w:val="single" w:sz="4" w:space="0" w:color="000000"/>
              <w:left w:val="nil"/>
              <w:bottom w:val="single" w:sz="4" w:space="0" w:color="000000"/>
              <w:right w:val="nil"/>
            </w:tcBorders>
            <w:shd w:val="clear" w:color="auto" w:fill="auto"/>
            <w:vAlign w:val="bottom"/>
          </w:tcPr>
          <w:p w14:paraId="7E3FF0B3"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w:t>
            </w:r>
          </w:p>
        </w:tc>
        <w:tc>
          <w:tcPr>
            <w:tcW w:w="1345" w:type="dxa"/>
            <w:tcBorders>
              <w:top w:val="single" w:sz="4" w:space="0" w:color="000000"/>
              <w:left w:val="nil"/>
              <w:bottom w:val="single" w:sz="4" w:space="0" w:color="000000"/>
              <w:right w:val="nil"/>
            </w:tcBorders>
            <w:shd w:val="clear" w:color="auto" w:fill="auto"/>
            <w:vAlign w:val="bottom"/>
          </w:tcPr>
          <w:p w14:paraId="760208EC"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Ecoregion</w:t>
            </w:r>
          </w:p>
        </w:tc>
        <w:tc>
          <w:tcPr>
            <w:tcW w:w="830" w:type="dxa"/>
            <w:tcBorders>
              <w:top w:val="single" w:sz="4" w:space="0" w:color="000000"/>
              <w:left w:val="nil"/>
              <w:bottom w:val="single" w:sz="4" w:space="0" w:color="000000"/>
              <w:right w:val="nil"/>
            </w:tcBorders>
            <w:shd w:val="clear" w:color="auto" w:fill="auto"/>
            <w:vAlign w:val="bottom"/>
          </w:tcPr>
          <w:p w14:paraId="471D365A"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Lakes</w:t>
            </w:r>
          </w:p>
        </w:tc>
        <w:tc>
          <w:tcPr>
            <w:tcW w:w="764" w:type="dxa"/>
            <w:tcBorders>
              <w:top w:val="single" w:sz="4" w:space="0" w:color="000000"/>
              <w:left w:val="nil"/>
              <w:bottom w:val="single" w:sz="4" w:space="0" w:color="000000"/>
              <w:right w:val="nil"/>
            </w:tcBorders>
            <w:shd w:val="clear" w:color="auto" w:fill="auto"/>
            <w:vAlign w:val="bottom"/>
          </w:tcPr>
          <w:p w14:paraId="46BAF4D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Hubs</w:t>
            </w:r>
          </w:p>
        </w:tc>
        <w:tc>
          <w:tcPr>
            <w:tcW w:w="896" w:type="dxa"/>
            <w:tcBorders>
              <w:top w:val="single" w:sz="4" w:space="0" w:color="000000"/>
              <w:left w:val="nil"/>
              <w:bottom w:val="single" w:sz="4" w:space="0" w:color="000000"/>
              <w:right w:val="nil"/>
            </w:tcBorders>
            <w:shd w:val="clear" w:color="auto" w:fill="auto"/>
            <w:vAlign w:val="bottom"/>
          </w:tcPr>
          <w:p w14:paraId="0D4F7CED"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Dams</w:t>
            </w:r>
          </w:p>
        </w:tc>
        <w:tc>
          <w:tcPr>
            <w:tcW w:w="1016" w:type="dxa"/>
            <w:tcBorders>
              <w:top w:val="single" w:sz="4" w:space="0" w:color="000000"/>
              <w:left w:val="nil"/>
              <w:bottom w:val="single" w:sz="4" w:space="0" w:color="000000"/>
              <w:right w:val="nil"/>
            </w:tcBorders>
            <w:shd w:val="clear" w:color="auto" w:fill="auto"/>
            <w:vAlign w:val="bottom"/>
          </w:tcPr>
          <w:p w14:paraId="3D785901"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Dam rate*</w:t>
            </w:r>
          </w:p>
        </w:tc>
        <w:tc>
          <w:tcPr>
            <w:tcW w:w="1529" w:type="dxa"/>
            <w:tcBorders>
              <w:top w:val="single" w:sz="4" w:space="0" w:color="000000"/>
              <w:left w:val="nil"/>
              <w:bottom w:val="single" w:sz="4" w:space="0" w:color="000000"/>
              <w:right w:val="nil"/>
            </w:tcBorders>
            <w:shd w:val="clear" w:color="auto" w:fill="auto"/>
            <w:vAlign w:val="bottom"/>
          </w:tcPr>
          <w:p w14:paraId="4CFB4B1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North-South distance (km)</w:t>
            </w:r>
          </w:p>
        </w:tc>
      </w:tr>
      <w:tr w:rsidR="00523288" w14:paraId="0F20FDE9" w14:textId="77777777">
        <w:trPr>
          <w:trHeight w:val="300"/>
        </w:trPr>
        <w:tc>
          <w:tcPr>
            <w:tcW w:w="777" w:type="dxa"/>
            <w:tcBorders>
              <w:top w:val="nil"/>
              <w:left w:val="nil"/>
              <w:bottom w:val="nil"/>
              <w:right w:val="nil"/>
            </w:tcBorders>
            <w:shd w:val="clear" w:color="auto" w:fill="auto"/>
            <w:vAlign w:val="bottom"/>
          </w:tcPr>
          <w:p w14:paraId="43BBFF7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790" w:type="dxa"/>
            <w:tcBorders>
              <w:top w:val="nil"/>
              <w:left w:val="nil"/>
              <w:bottom w:val="nil"/>
              <w:right w:val="nil"/>
            </w:tcBorders>
            <w:shd w:val="clear" w:color="auto" w:fill="auto"/>
            <w:vAlign w:val="bottom"/>
          </w:tcPr>
          <w:p w14:paraId="1E443A3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12.02</w:t>
            </w:r>
          </w:p>
        </w:tc>
        <w:tc>
          <w:tcPr>
            <w:tcW w:w="2104" w:type="dxa"/>
            <w:tcBorders>
              <w:top w:val="nil"/>
              <w:left w:val="nil"/>
              <w:bottom w:val="nil"/>
              <w:right w:val="nil"/>
            </w:tcBorders>
            <w:shd w:val="clear" w:color="auto" w:fill="auto"/>
            <w:vAlign w:val="bottom"/>
          </w:tcPr>
          <w:p w14:paraId="3A7B375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Colorado River</w:t>
            </w:r>
          </w:p>
        </w:tc>
        <w:tc>
          <w:tcPr>
            <w:tcW w:w="1345" w:type="dxa"/>
            <w:tcBorders>
              <w:top w:val="nil"/>
              <w:left w:val="nil"/>
              <w:bottom w:val="nil"/>
              <w:right w:val="nil"/>
            </w:tcBorders>
            <w:shd w:val="clear" w:color="auto" w:fill="auto"/>
            <w:vAlign w:val="bottom"/>
          </w:tcPr>
          <w:p w14:paraId="2406BD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830" w:type="dxa"/>
            <w:tcBorders>
              <w:top w:val="nil"/>
              <w:left w:val="nil"/>
              <w:bottom w:val="nil"/>
              <w:right w:val="nil"/>
            </w:tcBorders>
            <w:shd w:val="clear" w:color="auto" w:fill="auto"/>
            <w:vAlign w:val="bottom"/>
          </w:tcPr>
          <w:p w14:paraId="31AB45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2027</w:t>
            </w:r>
          </w:p>
        </w:tc>
        <w:tc>
          <w:tcPr>
            <w:tcW w:w="764" w:type="dxa"/>
            <w:tcBorders>
              <w:top w:val="nil"/>
              <w:left w:val="nil"/>
              <w:bottom w:val="nil"/>
              <w:right w:val="nil"/>
            </w:tcBorders>
            <w:shd w:val="clear" w:color="auto" w:fill="auto"/>
            <w:vAlign w:val="bottom"/>
          </w:tcPr>
          <w:p w14:paraId="1295060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896" w:type="dxa"/>
            <w:tcBorders>
              <w:top w:val="nil"/>
              <w:left w:val="nil"/>
              <w:bottom w:val="nil"/>
              <w:right w:val="nil"/>
            </w:tcBorders>
            <w:shd w:val="clear" w:color="auto" w:fill="auto"/>
            <w:vAlign w:val="bottom"/>
          </w:tcPr>
          <w:p w14:paraId="7A160B6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954</w:t>
            </w:r>
          </w:p>
        </w:tc>
        <w:tc>
          <w:tcPr>
            <w:tcW w:w="1016" w:type="dxa"/>
            <w:tcBorders>
              <w:top w:val="nil"/>
              <w:left w:val="nil"/>
              <w:bottom w:val="nil"/>
              <w:right w:val="nil"/>
            </w:tcBorders>
            <w:shd w:val="clear" w:color="auto" w:fill="auto"/>
            <w:vAlign w:val="bottom"/>
          </w:tcPr>
          <w:p w14:paraId="3AC0FAE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47.1%</w:t>
            </w:r>
          </w:p>
        </w:tc>
        <w:tc>
          <w:tcPr>
            <w:tcW w:w="1529" w:type="dxa"/>
            <w:tcBorders>
              <w:top w:val="nil"/>
              <w:left w:val="nil"/>
              <w:bottom w:val="nil"/>
              <w:right w:val="nil"/>
            </w:tcBorders>
            <w:shd w:val="clear" w:color="auto" w:fill="auto"/>
            <w:vAlign w:val="bottom"/>
          </w:tcPr>
          <w:p w14:paraId="1865A96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1,330.34</w:t>
            </w:r>
          </w:p>
        </w:tc>
      </w:tr>
      <w:tr w:rsidR="00523288" w14:paraId="01D9FF71" w14:textId="77777777">
        <w:trPr>
          <w:trHeight w:val="300"/>
        </w:trPr>
        <w:tc>
          <w:tcPr>
            <w:tcW w:w="777" w:type="dxa"/>
            <w:tcBorders>
              <w:top w:val="nil"/>
              <w:left w:val="nil"/>
              <w:bottom w:val="nil"/>
              <w:right w:val="nil"/>
            </w:tcBorders>
            <w:shd w:val="clear" w:color="auto" w:fill="auto"/>
            <w:vAlign w:val="bottom"/>
          </w:tcPr>
          <w:p w14:paraId="7FB9822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790" w:type="dxa"/>
            <w:tcBorders>
              <w:top w:val="nil"/>
              <w:left w:val="nil"/>
              <w:bottom w:val="nil"/>
              <w:right w:val="nil"/>
            </w:tcBorders>
            <w:shd w:val="clear" w:color="auto" w:fill="auto"/>
            <w:vAlign w:val="bottom"/>
          </w:tcPr>
          <w:p w14:paraId="0AC3CA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9.49</w:t>
            </w:r>
          </w:p>
        </w:tc>
        <w:tc>
          <w:tcPr>
            <w:tcW w:w="2104" w:type="dxa"/>
            <w:tcBorders>
              <w:top w:val="nil"/>
              <w:left w:val="nil"/>
              <w:bottom w:val="nil"/>
              <w:right w:val="nil"/>
            </w:tcBorders>
            <w:shd w:val="clear" w:color="auto" w:fill="auto"/>
            <w:vAlign w:val="bottom"/>
          </w:tcPr>
          <w:p w14:paraId="143B3A6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Rio Grande</w:t>
            </w:r>
          </w:p>
        </w:tc>
        <w:tc>
          <w:tcPr>
            <w:tcW w:w="1345" w:type="dxa"/>
            <w:tcBorders>
              <w:top w:val="nil"/>
              <w:left w:val="nil"/>
              <w:bottom w:val="nil"/>
              <w:right w:val="nil"/>
            </w:tcBorders>
            <w:shd w:val="clear" w:color="auto" w:fill="auto"/>
            <w:vAlign w:val="bottom"/>
          </w:tcPr>
          <w:p w14:paraId="3F3D69D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w:t>
            </w:r>
          </w:p>
        </w:tc>
        <w:tc>
          <w:tcPr>
            <w:tcW w:w="830" w:type="dxa"/>
            <w:tcBorders>
              <w:top w:val="nil"/>
              <w:left w:val="nil"/>
              <w:bottom w:val="nil"/>
              <w:right w:val="nil"/>
            </w:tcBorders>
            <w:shd w:val="clear" w:color="auto" w:fill="auto"/>
            <w:vAlign w:val="bottom"/>
          </w:tcPr>
          <w:p w14:paraId="321191A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536</w:t>
            </w:r>
          </w:p>
        </w:tc>
        <w:tc>
          <w:tcPr>
            <w:tcW w:w="764" w:type="dxa"/>
            <w:tcBorders>
              <w:top w:val="nil"/>
              <w:left w:val="nil"/>
              <w:bottom w:val="nil"/>
              <w:right w:val="nil"/>
            </w:tcBorders>
            <w:shd w:val="clear" w:color="auto" w:fill="auto"/>
            <w:vAlign w:val="bottom"/>
          </w:tcPr>
          <w:p w14:paraId="670D90E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896" w:type="dxa"/>
            <w:tcBorders>
              <w:top w:val="nil"/>
              <w:left w:val="nil"/>
              <w:bottom w:val="nil"/>
              <w:right w:val="nil"/>
            </w:tcBorders>
            <w:shd w:val="clear" w:color="auto" w:fill="auto"/>
            <w:vAlign w:val="bottom"/>
          </w:tcPr>
          <w:p w14:paraId="0E7BE01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388</w:t>
            </w:r>
          </w:p>
        </w:tc>
        <w:tc>
          <w:tcPr>
            <w:tcW w:w="1016" w:type="dxa"/>
            <w:tcBorders>
              <w:top w:val="nil"/>
              <w:left w:val="nil"/>
              <w:bottom w:val="nil"/>
              <w:right w:val="nil"/>
            </w:tcBorders>
            <w:shd w:val="clear" w:color="auto" w:fill="auto"/>
            <w:vAlign w:val="bottom"/>
          </w:tcPr>
          <w:p w14:paraId="41503F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72.4%</w:t>
            </w:r>
          </w:p>
        </w:tc>
        <w:tc>
          <w:tcPr>
            <w:tcW w:w="1529" w:type="dxa"/>
            <w:tcBorders>
              <w:top w:val="nil"/>
              <w:left w:val="nil"/>
              <w:bottom w:val="nil"/>
              <w:right w:val="nil"/>
            </w:tcBorders>
            <w:shd w:val="clear" w:color="auto" w:fill="auto"/>
            <w:vAlign w:val="bottom"/>
          </w:tcPr>
          <w:p w14:paraId="3E8EA84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1,312.70</w:t>
            </w:r>
          </w:p>
        </w:tc>
      </w:tr>
      <w:tr w:rsidR="00523288" w14:paraId="75DDA4C0" w14:textId="77777777">
        <w:trPr>
          <w:trHeight w:val="300"/>
        </w:trPr>
        <w:tc>
          <w:tcPr>
            <w:tcW w:w="777" w:type="dxa"/>
            <w:tcBorders>
              <w:top w:val="nil"/>
              <w:left w:val="nil"/>
              <w:bottom w:val="nil"/>
              <w:right w:val="nil"/>
            </w:tcBorders>
            <w:shd w:val="clear" w:color="auto" w:fill="auto"/>
            <w:vAlign w:val="bottom"/>
          </w:tcPr>
          <w:p w14:paraId="2329312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790" w:type="dxa"/>
            <w:tcBorders>
              <w:top w:val="nil"/>
              <w:left w:val="nil"/>
              <w:bottom w:val="nil"/>
              <w:right w:val="nil"/>
            </w:tcBorders>
            <w:shd w:val="clear" w:color="auto" w:fill="auto"/>
            <w:vAlign w:val="bottom"/>
          </w:tcPr>
          <w:p w14:paraId="7E4F40E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8.10</w:t>
            </w:r>
          </w:p>
        </w:tc>
        <w:tc>
          <w:tcPr>
            <w:tcW w:w="2104" w:type="dxa"/>
            <w:tcBorders>
              <w:top w:val="nil"/>
              <w:left w:val="nil"/>
              <w:bottom w:val="nil"/>
              <w:right w:val="nil"/>
            </w:tcBorders>
            <w:shd w:val="clear" w:color="auto" w:fill="auto"/>
            <w:vAlign w:val="bottom"/>
          </w:tcPr>
          <w:p w14:paraId="4179639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Columbia River</w:t>
            </w:r>
          </w:p>
        </w:tc>
        <w:tc>
          <w:tcPr>
            <w:tcW w:w="1345" w:type="dxa"/>
            <w:tcBorders>
              <w:top w:val="nil"/>
              <w:left w:val="nil"/>
              <w:bottom w:val="nil"/>
              <w:right w:val="nil"/>
            </w:tcBorders>
            <w:shd w:val="clear" w:color="auto" w:fill="auto"/>
            <w:vAlign w:val="bottom"/>
          </w:tcPr>
          <w:p w14:paraId="68EF506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830" w:type="dxa"/>
            <w:tcBorders>
              <w:top w:val="nil"/>
              <w:left w:val="nil"/>
              <w:bottom w:val="nil"/>
              <w:right w:val="nil"/>
            </w:tcBorders>
            <w:shd w:val="clear" w:color="auto" w:fill="auto"/>
            <w:vAlign w:val="bottom"/>
          </w:tcPr>
          <w:p w14:paraId="3FEB8AF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2397</w:t>
            </w:r>
          </w:p>
        </w:tc>
        <w:tc>
          <w:tcPr>
            <w:tcW w:w="764" w:type="dxa"/>
            <w:tcBorders>
              <w:top w:val="nil"/>
              <w:left w:val="nil"/>
              <w:bottom w:val="nil"/>
              <w:right w:val="nil"/>
            </w:tcBorders>
            <w:shd w:val="clear" w:color="auto" w:fill="auto"/>
            <w:vAlign w:val="bottom"/>
          </w:tcPr>
          <w:p w14:paraId="4A3F8EA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896" w:type="dxa"/>
            <w:tcBorders>
              <w:top w:val="nil"/>
              <w:left w:val="nil"/>
              <w:bottom w:val="nil"/>
              <w:right w:val="nil"/>
            </w:tcBorders>
            <w:shd w:val="clear" w:color="auto" w:fill="auto"/>
            <w:vAlign w:val="bottom"/>
          </w:tcPr>
          <w:p w14:paraId="03519EB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915</w:t>
            </w:r>
          </w:p>
        </w:tc>
        <w:tc>
          <w:tcPr>
            <w:tcW w:w="1016" w:type="dxa"/>
            <w:tcBorders>
              <w:top w:val="nil"/>
              <w:left w:val="nil"/>
              <w:bottom w:val="nil"/>
              <w:right w:val="nil"/>
            </w:tcBorders>
            <w:shd w:val="clear" w:color="auto" w:fill="auto"/>
            <w:vAlign w:val="bottom"/>
          </w:tcPr>
          <w:p w14:paraId="6D420BA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38.2%</w:t>
            </w:r>
          </w:p>
        </w:tc>
        <w:tc>
          <w:tcPr>
            <w:tcW w:w="1529" w:type="dxa"/>
            <w:tcBorders>
              <w:top w:val="nil"/>
              <w:left w:val="nil"/>
              <w:bottom w:val="nil"/>
              <w:right w:val="nil"/>
            </w:tcBorders>
            <w:shd w:val="clear" w:color="auto" w:fill="auto"/>
            <w:vAlign w:val="bottom"/>
          </w:tcPr>
          <w:p w14:paraId="19C6ACB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820.36</w:t>
            </w:r>
          </w:p>
        </w:tc>
      </w:tr>
      <w:tr w:rsidR="00523288" w14:paraId="7F779C07" w14:textId="77777777">
        <w:trPr>
          <w:trHeight w:val="300"/>
        </w:trPr>
        <w:tc>
          <w:tcPr>
            <w:tcW w:w="777" w:type="dxa"/>
            <w:tcBorders>
              <w:top w:val="nil"/>
              <w:left w:val="nil"/>
              <w:bottom w:val="nil"/>
              <w:right w:val="nil"/>
            </w:tcBorders>
            <w:shd w:val="clear" w:color="auto" w:fill="auto"/>
            <w:vAlign w:val="bottom"/>
          </w:tcPr>
          <w:p w14:paraId="53064EA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790" w:type="dxa"/>
            <w:tcBorders>
              <w:top w:val="nil"/>
              <w:left w:val="nil"/>
              <w:bottom w:val="nil"/>
              <w:right w:val="nil"/>
            </w:tcBorders>
            <w:shd w:val="clear" w:color="auto" w:fill="auto"/>
            <w:vAlign w:val="bottom"/>
          </w:tcPr>
          <w:p w14:paraId="3403AAD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2104" w:type="dxa"/>
            <w:tcBorders>
              <w:top w:val="nil"/>
              <w:left w:val="nil"/>
              <w:bottom w:val="nil"/>
              <w:right w:val="nil"/>
            </w:tcBorders>
            <w:shd w:val="clear" w:color="auto" w:fill="auto"/>
            <w:vAlign w:val="bottom"/>
          </w:tcPr>
          <w:p w14:paraId="0BBDDBF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w:t>
            </w:r>
            <w:ins w:id="281" w:author="Ian McCullough" w:date="2022-02-24T18:03:00Z">
              <w:r>
                <w:rPr>
                  <w:rFonts w:ascii="Times New Roman" w:eastAsia="Times New Roman" w:hAnsi="Times New Roman" w:cs="Times New Roman"/>
                  <w:color w:val="000000"/>
                  <w:sz w:val="24"/>
                  <w:szCs w:val="24"/>
                </w:rPr>
                <w:t>cramento/San Joaquin</w:t>
              </w:r>
            </w:ins>
            <w:del w:id="282" w:author="Ian McCullough" w:date="2022-02-24T18:03:00Z">
              <w:r>
                <w:rPr>
                  <w:rFonts w:ascii="Times New Roman" w:eastAsia="Times New Roman" w:hAnsi="Times New Roman" w:cs="Times New Roman"/>
                  <w:color w:val="000000"/>
                  <w:sz w:val="24"/>
                  <w:szCs w:val="24"/>
                </w:rPr>
                <w:delText>n Francisco Bay</w:delText>
              </w:r>
            </w:del>
          </w:p>
        </w:tc>
        <w:tc>
          <w:tcPr>
            <w:tcW w:w="1345" w:type="dxa"/>
            <w:tcBorders>
              <w:top w:val="nil"/>
              <w:left w:val="nil"/>
              <w:bottom w:val="nil"/>
              <w:right w:val="nil"/>
            </w:tcBorders>
            <w:shd w:val="clear" w:color="auto" w:fill="auto"/>
            <w:vAlign w:val="bottom"/>
          </w:tcPr>
          <w:p w14:paraId="0DAC4EC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WMT</w:t>
            </w:r>
          </w:p>
        </w:tc>
        <w:tc>
          <w:tcPr>
            <w:tcW w:w="830" w:type="dxa"/>
            <w:tcBorders>
              <w:top w:val="nil"/>
              <w:left w:val="nil"/>
              <w:bottom w:val="nil"/>
              <w:right w:val="nil"/>
            </w:tcBorders>
            <w:shd w:val="clear" w:color="auto" w:fill="auto"/>
            <w:vAlign w:val="bottom"/>
          </w:tcPr>
          <w:p w14:paraId="2655E22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1780</w:t>
            </w:r>
          </w:p>
        </w:tc>
        <w:tc>
          <w:tcPr>
            <w:tcW w:w="764" w:type="dxa"/>
            <w:tcBorders>
              <w:top w:val="nil"/>
              <w:left w:val="nil"/>
              <w:bottom w:val="nil"/>
              <w:right w:val="nil"/>
            </w:tcBorders>
            <w:shd w:val="clear" w:color="auto" w:fill="auto"/>
            <w:vAlign w:val="bottom"/>
          </w:tcPr>
          <w:p w14:paraId="47D2F5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w:t>
            </w:r>
          </w:p>
        </w:tc>
        <w:tc>
          <w:tcPr>
            <w:tcW w:w="896" w:type="dxa"/>
            <w:tcBorders>
              <w:top w:val="nil"/>
              <w:left w:val="nil"/>
              <w:bottom w:val="nil"/>
              <w:right w:val="nil"/>
            </w:tcBorders>
            <w:shd w:val="clear" w:color="auto" w:fill="auto"/>
            <w:vAlign w:val="bottom"/>
          </w:tcPr>
          <w:p w14:paraId="030EB9C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484</w:t>
            </w:r>
          </w:p>
        </w:tc>
        <w:tc>
          <w:tcPr>
            <w:tcW w:w="1016" w:type="dxa"/>
            <w:tcBorders>
              <w:top w:val="nil"/>
              <w:left w:val="nil"/>
              <w:bottom w:val="nil"/>
              <w:right w:val="nil"/>
            </w:tcBorders>
            <w:shd w:val="clear" w:color="auto" w:fill="auto"/>
            <w:vAlign w:val="bottom"/>
          </w:tcPr>
          <w:p w14:paraId="66F8DB0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27.2%</w:t>
            </w:r>
          </w:p>
        </w:tc>
        <w:tc>
          <w:tcPr>
            <w:tcW w:w="1529" w:type="dxa"/>
            <w:tcBorders>
              <w:top w:val="nil"/>
              <w:left w:val="nil"/>
              <w:bottom w:val="nil"/>
              <w:right w:val="nil"/>
            </w:tcBorders>
            <w:shd w:val="clear" w:color="auto" w:fill="auto"/>
            <w:vAlign w:val="bottom"/>
          </w:tcPr>
          <w:p w14:paraId="73F7AB6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629.52</w:t>
            </w:r>
          </w:p>
        </w:tc>
      </w:tr>
      <w:tr w:rsidR="00523288" w14:paraId="417171E6" w14:textId="77777777">
        <w:trPr>
          <w:trHeight w:val="300"/>
        </w:trPr>
        <w:tc>
          <w:tcPr>
            <w:tcW w:w="777" w:type="dxa"/>
            <w:tcBorders>
              <w:top w:val="nil"/>
              <w:left w:val="nil"/>
              <w:bottom w:val="nil"/>
              <w:right w:val="nil"/>
            </w:tcBorders>
            <w:shd w:val="clear" w:color="auto" w:fill="auto"/>
            <w:vAlign w:val="bottom"/>
          </w:tcPr>
          <w:p w14:paraId="2AA9C47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790" w:type="dxa"/>
            <w:tcBorders>
              <w:top w:val="nil"/>
              <w:left w:val="nil"/>
              <w:bottom w:val="nil"/>
              <w:right w:val="nil"/>
            </w:tcBorders>
            <w:shd w:val="clear" w:color="auto" w:fill="auto"/>
            <w:vAlign w:val="bottom"/>
          </w:tcPr>
          <w:p w14:paraId="4DE1B4F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6.21</w:t>
            </w:r>
          </w:p>
        </w:tc>
        <w:tc>
          <w:tcPr>
            <w:tcW w:w="2104" w:type="dxa"/>
            <w:tcBorders>
              <w:top w:val="nil"/>
              <w:left w:val="nil"/>
              <w:bottom w:val="nil"/>
              <w:right w:val="nil"/>
            </w:tcBorders>
            <w:shd w:val="clear" w:color="auto" w:fill="auto"/>
            <w:vAlign w:val="bottom"/>
          </w:tcPr>
          <w:p w14:paraId="66E804A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Brazos River</w:t>
            </w:r>
          </w:p>
        </w:tc>
        <w:tc>
          <w:tcPr>
            <w:tcW w:w="1345" w:type="dxa"/>
            <w:tcBorders>
              <w:top w:val="nil"/>
              <w:left w:val="nil"/>
              <w:bottom w:val="nil"/>
              <w:right w:val="nil"/>
            </w:tcBorders>
            <w:shd w:val="clear" w:color="auto" w:fill="auto"/>
            <w:vAlign w:val="bottom"/>
          </w:tcPr>
          <w:p w14:paraId="6E0758D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SPL</w:t>
            </w:r>
          </w:p>
        </w:tc>
        <w:tc>
          <w:tcPr>
            <w:tcW w:w="830" w:type="dxa"/>
            <w:tcBorders>
              <w:top w:val="nil"/>
              <w:left w:val="nil"/>
              <w:bottom w:val="nil"/>
              <w:right w:val="nil"/>
            </w:tcBorders>
            <w:shd w:val="clear" w:color="auto" w:fill="auto"/>
            <w:vAlign w:val="bottom"/>
          </w:tcPr>
          <w:p w14:paraId="2AE8896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1529</w:t>
            </w:r>
          </w:p>
        </w:tc>
        <w:tc>
          <w:tcPr>
            <w:tcW w:w="764" w:type="dxa"/>
            <w:tcBorders>
              <w:top w:val="nil"/>
              <w:left w:val="nil"/>
              <w:bottom w:val="nil"/>
              <w:right w:val="nil"/>
            </w:tcBorders>
            <w:shd w:val="clear" w:color="auto" w:fill="auto"/>
            <w:vAlign w:val="bottom"/>
          </w:tcPr>
          <w:p w14:paraId="35EBDE9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w:t>
            </w:r>
          </w:p>
        </w:tc>
        <w:tc>
          <w:tcPr>
            <w:tcW w:w="896" w:type="dxa"/>
            <w:tcBorders>
              <w:top w:val="nil"/>
              <w:left w:val="nil"/>
              <w:bottom w:val="nil"/>
              <w:right w:val="nil"/>
            </w:tcBorders>
            <w:shd w:val="clear" w:color="auto" w:fill="auto"/>
            <w:vAlign w:val="bottom"/>
          </w:tcPr>
          <w:p w14:paraId="34C79DE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1273</w:t>
            </w:r>
          </w:p>
        </w:tc>
        <w:tc>
          <w:tcPr>
            <w:tcW w:w="1016" w:type="dxa"/>
            <w:tcBorders>
              <w:top w:val="nil"/>
              <w:left w:val="nil"/>
              <w:bottom w:val="nil"/>
              <w:right w:val="nil"/>
            </w:tcBorders>
            <w:shd w:val="clear" w:color="auto" w:fill="auto"/>
            <w:vAlign w:val="bottom"/>
          </w:tcPr>
          <w:p w14:paraId="6901663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83.3%</w:t>
            </w:r>
          </w:p>
        </w:tc>
        <w:tc>
          <w:tcPr>
            <w:tcW w:w="1529" w:type="dxa"/>
            <w:tcBorders>
              <w:top w:val="nil"/>
              <w:left w:val="nil"/>
              <w:bottom w:val="nil"/>
              <w:right w:val="nil"/>
            </w:tcBorders>
            <w:shd w:val="clear" w:color="auto" w:fill="auto"/>
            <w:vAlign w:val="bottom"/>
          </w:tcPr>
          <w:p w14:paraId="75BBD1E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611.93</w:t>
            </w:r>
          </w:p>
        </w:tc>
      </w:tr>
      <w:tr w:rsidR="00523288" w14:paraId="0BFA2F1A" w14:textId="77777777">
        <w:trPr>
          <w:trHeight w:val="300"/>
        </w:trPr>
        <w:tc>
          <w:tcPr>
            <w:tcW w:w="777" w:type="dxa"/>
            <w:tcBorders>
              <w:top w:val="nil"/>
              <w:left w:val="nil"/>
              <w:bottom w:val="nil"/>
              <w:right w:val="nil"/>
            </w:tcBorders>
            <w:shd w:val="clear" w:color="auto" w:fill="auto"/>
            <w:vAlign w:val="bottom"/>
          </w:tcPr>
          <w:p w14:paraId="382B67B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790" w:type="dxa"/>
            <w:tcBorders>
              <w:top w:val="nil"/>
              <w:left w:val="nil"/>
              <w:bottom w:val="nil"/>
              <w:right w:val="nil"/>
            </w:tcBorders>
            <w:shd w:val="clear" w:color="auto" w:fill="auto"/>
            <w:vAlign w:val="bottom"/>
          </w:tcPr>
          <w:p w14:paraId="74358A5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5.67</w:t>
            </w:r>
          </w:p>
        </w:tc>
        <w:tc>
          <w:tcPr>
            <w:tcW w:w="2104" w:type="dxa"/>
            <w:tcBorders>
              <w:top w:val="nil"/>
              <w:left w:val="nil"/>
              <w:bottom w:val="nil"/>
              <w:right w:val="nil"/>
            </w:tcBorders>
            <w:shd w:val="clear" w:color="auto" w:fill="auto"/>
            <w:vAlign w:val="bottom"/>
          </w:tcPr>
          <w:p w14:paraId="4508859E"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Susquehanna-Hudson</w:t>
            </w:r>
          </w:p>
        </w:tc>
        <w:tc>
          <w:tcPr>
            <w:tcW w:w="1345" w:type="dxa"/>
            <w:tcBorders>
              <w:top w:val="nil"/>
              <w:left w:val="nil"/>
              <w:bottom w:val="nil"/>
              <w:right w:val="nil"/>
            </w:tcBorders>
            <w:shd w:val="clear" w:color="auto" w:fill="auto"/>
            <w:vAlign w:val="bottom"/>
          </w:tcPr>
          <w:p w14:paraId="72FAD4CA"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NAP</w:t>
            </w:r>
          </w:p>
        </w:tc>
        <w:tc>
          <w:tcPr>
            <w:tcW w:w="830" w:type="dxa"/>
            <w:tcBorders>
              <w:top w:val="nil"/>
              <w:left w:val="nil"/>
              <w:bottom w:val="nil"/>
              <w:right w:val="nil"/>
            </w:tcBorders>
            <w:shd w:val="clear" w:color="auto" w:fill="auto"/>
            <w:vAlign w:val="bottom"/>
          </w:tcPr>
          <w:p w14:paraId="1BC233C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2659</w:t>
            </w:r>
          </w:p>
        </w:tc>
        <w:tc>
          <w:tcPr>
            <w:tcW w:w="764" w:type="dxa"/>
            <w:tcBorders>
              <w:top w:val="nil"/>
              <w:left w:val="nil"/>
              <w:bottom w:val="nil"/>
              <w:right w:val="nil"/>
            </w:tcBorders>
            <w:shd w:val="clear" w:color="auto" w:fill="auto"/>
            <w:vAlign w:val="bottom"/>
          </w:tcPr>
          <w:p w14:paraId="044956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71</w:t>
            </w:r>
          </w:p>
        </w:tc>
        <w:tc>
          <w:tcPr>
            <w:tcW w:w="896" w:type="dxa"/>
            <w:tcBorders>
              <w:top w:val="nil"/>
              <w:left w:val="nil"/>
              <w:bottom w:val="nil"/>
              <w:right w:val="nil"/>
            </w:tcBorders>
            <w:shd w:val="clear" w:color="auto" w:fill="auto"/>
            <w:vAlign w:val="bottom"/>
          </w:tcPr>
          <w:p w14:paraId="0C93B37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1099</w:t>
            </w:r>
          </w:p>
        </w:tc>
        <w:tc>
          <w:tcPr>
            <w:tcW w:w="1016" w:type="dxa"/>
            <w:tcBorders>
              <w:top w:val="nil"/>
              <w:left w:val="nil"/>
              <w:bottom w:val="nil"/>
              <w:right w:val="nil"/>
            </w:tcBorders>
            <w:shd w:val="clear" w:color="auto" w:fill="auto"/>
            <w:vAlign w:val="bottom"/>
          </w:tcPr>
          <w:p w14:paraId="1958B08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41.3%</w:t>
            </w:r>
          </w:p>
        </w:tc>
        <w:tc>
          <w:tcPr>
            <w:tcW w:w="1529" w:type="dxa"/>
            <w:tcBorders>
              <w:top w:val="nil"/>
              <w:left w:val="nil"/>
              <w:bottom w:val="nil"/>
              <w:right w:val="nil"/>
            </w:tcBorders>
            <w:shd w:val="clear" w:color="auto" w:fill="auto"/>
            <w:vAlign w:val="bottom"/>
          </w:tcPr>
          <w:p w14:paraId="7A78EBC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505.40</w:t>
            </w:r>
          </w:p>
        </w:tc>
      </w:tr>
      <w:tr w:rsidR="00523288" w14:paraId="1B5C3B19" w14:textId="77777777">
        <w:trPr>
          <w:trHeight w:val="300"/>
        </w:trPr>
        <w:tc>
          <w:tcPr>
            <w:tcW w:w="777" w:type="dxa"/>
            <w:tcBorders>
              <w:top w:val="nil"/>
              <w:left w:val="nil"/>
              <w:bottom w:val="nil"/>
              <w:right w:val="nil"/>
            </w:tcBorders>
            <w:shd w:val="clear" w:color="auto" w:fill="auto"/>
            <w:vAlign w:val="bottom"/>
          </w:tcPr>
          <w:p w14:paraId="17EDAB0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790" w:type="dxa"/>
            <w:tcBorders>
              <w:top w:val="nil"/>
              <w:left w:val="nil"/>
              <w:bottom w:val="nil"/>
              <w:right w:val="nil"/>
            </w:tcBorders>
            <w:shd w:val="clear" w:color="auto" w:fill="auto"/>
            <w:vAlign w:val="bottom"/>
          </w:tcPr>
          <w:p w14:paraId="13C6CFF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5.19</w:t>
            </w:r>
          </w:p>
        </w:tc>
        <w:tc>
          <w:tcPr>
            <w:tcW w:w="2104" w:type="dxa"/>
            <w:tcBorders>
              <w:top w:val="nil"/>
              <w:left w:val="nil"/>
              <w:bottom w:val="nil"/>
              <w:right w:val="nil"/>
            </w:tcBorders>
            <w:shd w:val="clear" w:color="auto" w:fill="auto"/>
            <w:vAlign w:val="bottom"/>
          </w:tcPr>
          <w:p w14:paraId="4D24CE7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Savannah-Santee</w:t>
            </w:r>
          </w:p>
        </w:tc>
        <w:tc>
          <w:tcPr>
            <w:tcW w:w="1345" w:type="dxa"/>
            <w:tcBorders>
              <w:top w:val="nil"/>
              <w:left w:val="nil"/>
              <w:bottom w:val="nil"/>
              <w:right w:val="nil"/>
            </w:tcBorders>
            <w:shd w:val="clear" w:color="auto" w:fill="auto"/>
            <w:vAlign w:val="bottom"/>
          </w:tcPr>
          <w:p w14:paraId="181234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CPL</w:t>
            </w:r>
          </w:p>
        </w:tc>
        <w:tc>
          <w:tcPr>
            <w:tcW w:w="830" w:type="dxa"/>
            <w:tcBorders>
              <w:top w:val="nil"/>
              <w:left w:val="nil"/>
              <w:bottom w:val="nil"/>
              <w:right w:val="nil"/>
            </w:tcBorders>
            <w:shd w:val="clear" w:color="auto" w:fill="auto"/>
            <w:vAlign w:val="bottom"/>
          </w:tcPr>
          <w:p w14:paraId="0D7F85F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3241</w:t>
            </w:r>
          </w:p>
        </w:tc>
        <w:tc>
          <w:tcPr>
            <w:tcW w:w="764" w:type="dxa"/>
            <w:tcBorders>
              <w:top w:val="nil"/>
              <w:left w:val="nil"/>
              <w:bottom w:val="nil"/>
              <w:right w:val="nil"/>
            </w:tcBorders>
            <w:shd w:val="clear" w:color="auto" w:fill="auto"/>
            <w:vAlign w:val="bottom"/>
          </w:tcPr>
          <w:p w14:paraId="70424B9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w:t>
            </w:r>
          </w:p>
        </w:tc>
        <w:tc>
          <w:tcPr>
            <w:tcW w:w="896" w:type="dxa"/>
            <w:tcBorders>
              <w:top w:val="nil"/>
              <w:left w:val="nil"/>
              <w:bottom w:val="nil"/>
              <w:right w:val="nil"/>
            </w:tcBorders>
            <w:shd w:val="clear" w:color="auto" w:fill="auto"/>
            <w:vAlign w:val="bottom"/>
          </w:tcPr>
          <w:p w14:paraId="3A5B907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1760</w:t>
            </w:r>
          </w:p>
        </w:tc>
        <w:tc>
          <w:tcPr>
            <w:tcW w:w="1016" w:type="dxa"/>
            <w:tcBorders>
              <w:top w:val="nil"/>
              <w:left w:val="nil"/>
              <w:bottom w:val="nil"/>
              <w:right w:val="nil"/>
            </w:tcBorders>
            <w:shd w:val="clear" w:color="auto" w:fill="auto"/>
            <w:vAlign w:val="bottom"/>
          </w:tcPr>
          <w:p w14:paraId="65C100C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54.3%</w:t>
            </w:r>
          </w:p>
        </w:tc>
        <w:tc>
          <w:tcPr>
            <w:tcW w:w="1529" w:type="dxa"/>
            <w:tcBorders>
              <w:top w:val="nil"/>
              <w:left w:val="nil"/>
              <w:bottom w:val="nil"/>
              <w:right w:val="nil"/>
            </w:tcBorders>
            <w:shd w:val="clear" w:color="auto" w:fill="auto"/>
            <w:vAlign w:val="bottom"/>
          </w:tcPr>
          <w:p w14:paraId="38471E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491.73</w:t>
            </w:r>
          </w:p>
        </w:tc>
      </w:tr>
      <w:tr w:rsidR="00523288" w14:paraId="48606A0A" w14:textId="77777777">
        <w:trPr>
          <w:trHeight w:val="300"/>
        </w:trPr>
        <w:tc>
          <w:tcPr>
            <w:tcW w:w="777" w:type="dxa"/>
            <w:tcBorders>
              <w:top w:val="nil"/>
              <w:left w:val="nil"/>
              <w:bottom w:val="nil"/>
              <w:right w:val="nil"/>
            </w:tcBorders>
            <w:shd w:val="clear" w:color="auto" w:fill="auto"/>
            <w:vAlign w:val="bottom"/>
          </w:tcPr>
          <w:p w14:paraId="3C53F6C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790" w:type="dxa"/>
            <w:tcBorders>
              <w:top w:val="nil"/>
              <w:left w:val="nil"/>
              <w:bottom w:val="nil"/>
              <w:right w:val="nil"/>
            </w:tcBorders>
            <w:shd w:val="clear" w:color="auto" w:fill="auto"/>
            <w:vAlign w:val="bottom"/>
          </w:tcPr>
          <w:p w14:paraId="7C2E780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5.19</w:t>
            </w:r>
          </w:p>
        </w:tc>
        <w:tc>
          <w:tcPr>
            <w:tcW w:w="2104" w:type="dxa"/>
            <w:tcBorders>
              <w:top w:val="nil"/>
              <w:left w:val="nil"/>
              <w:bottom w:val="nil"/>
              <w:right w:val="nil"/>
            </w:tcBorders>
            <w:shd w:val="clear" w:color="auto" w:fill="auto"/>
            <w:vAlign w:val="bottom"/>
          </w:tcPr>
          <w:p w14:paraId="1DBF483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Potomac River</w:t>
            </w:r>
          </w:p>
        </w:tc>
        <w:tc>
          <w:tcPr>
            <w:tcW w:w="1345" w:type="dxa"/>
            <w:tcBorders>
              <w:top w:val="nil"/>
              <w:left w:val="nil"/>
              <w:bottom w:val="nil"/>
              <w:right w:val="nil"/>
            </w:tcBorders>
            <w:shd w:val="clear" w:color="auto" w:fill="auto"/>
            <w:vAlign w:val="bottom"/>
          </w:tcPr>
          <w:p w14:paraId="4E4204C7"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SAP</w:t>
            </w:r>
          </w:p>
        </w:tc>
        <w:tc>
          <w:tcPr>
            <w:tcW w:w="830" w:type="dxa"/>
            <w:tcBorders>
              <w:top w:val="nil"/>
              <w:left w:val="nil"/>
              <w:bottom w:val="nil"/>
              <w:right w:val="nil"/>
            </w:tcBorders>
            <w:shd w:val="clear" w:color="auto" w:fill="auto"/>
            <w:vAlign w:val="bottom"/>
          </w:tcPr>
          <w:p w14:paraId="55BE12D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420</w:t>
            </w:r>
          </w:p>
        </w:tc>
        <w:tc>
          <w:tcPr>
            <w:tcW w:w="764" w:type="dxa"/>
            <w:tcBorders>
              <w:top w:val="nil"/>
              <w:left w:val="nil"/>
              <w:bottom w:val="nil"/>
              <w:right w:val="nil"/>
            </w:tcBorders>
            <w:shd w:val="clear" w:color="auto" w:fill="auto"/>
            <w:vAlign w:val="bottom"/>
          </w:tcPr>
          <w:p w14:paraId="77E6C0E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896" w:type="dxa"/>
            <w:tcBorders>
              <w:top w:val="nil"/>
              <w:left w:val="nil"/>
              <w:bottom w:val="nil"/>
              <w:right w:val="nil"/>
            </w:tcBorders>
            <w:shd w:val="clear" w:color="auto" w:fill="auto"/>
            <w:vAlign w:val="bottom"/>
          </w:tcPr>
          <w:p w14:paraId="6A83AAE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372</w:t>
            </w:r>
          </w:p>
        </w:tc>
        <w:tc>
          <w:tcPr>
            <w:tcW w:w="1016" w:type="dxa"/>
            <w:tcBorders>
              <w:top w:val="nil"/>
              <w:left w:val="nil"/>
              <w:bottom w:val="nil"/>
              <w:right w:val="nil"/>
            </w:tcBorders>
            <w:shd w:val="clear" w:color="auto" w:fill="auto"/>
            <w:vAlign w:val="bottom"/>
          </w:tcPr>
          <w:p w14:paraId="5840F86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88.6%</w:t>
            </w:r>
          </w:p>
        </w:tc>
        <w:tc>
          <w:tcPr>
            <w:tcW w:w="1529" w:type="dxa"/>
            <w:tcBorders>
              <w:top w:val="nil"/>
              <w:left w:val="nil"/>
              <w:bottom w:val="nil"/>
              <w:right w:val="nil"/>
            </w:tcBorders>
            <w:shd w:val="clear" w:color="auto" w:fill="auto"/>
            <w:vAlign w:val="bottom"/>
          </w:tcPr>
          <w:p w14:paraId="4F8550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238.12</w:t>
            </w:r>
          </w:p>
        </w:tc>
      </w:tr>
      <w:tr w:rsidR="00523288" w14:paraId="3E309672" w14:textId="77777777">
        <w:trPr>
          <w:trHeight w:val="300"/>
        </w:trPr>
        <w:tc>
          <w:tcPr>
            <w:tcW w:w="777" w:type="dxa"/>
            <w:tcBorders>
              <w:top w:val="nil"/>
              <w:left w:val="nil"/>
              <w:bottom w:val="nil"/>
              <w:right w:val="nil"/>
            </w:tcBorders>
            <w:shd w:val="clear" w:color="auto" w:fill="auto"/>
            <w:vAlign w:val="bottom"/>
          </w:tcPr>
          <w:p w14:paraId="35D0F03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790" w:type="dxa"/>
            <w:tcBorders>
              <w:top w:val="nil"/>
              <w:left w:val="nil"/>
              <w:bottom w:val="nil"/>
              <w:right w:val="nil"/>
            </w:tcBorders>
            <w:shd w:val="clear" w:color="auto" w:fill="auto"/>
            <w:vAlign w:val="bottom"/>
          </w:tcPr>
          <w:p w14:paraId="2B9CBEC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4.94</w:t>
            </w:r>
          </w:p>
        </w:tc>
        <w:tc>
          <w:tcPr>
            <w:tcW w:w="2104" w:type="dxa"/>
            <w:tcBorders>
              <w:top w:val="nil"/>
              <w:left w:val="nil"/>
              <w:bottom w:val="nil"/>
              <w:right w:val="nil"/>
            </w:tcBorders>
            <w:shd w:val="clear" w:color="auto" w:fill="auto"/>
            <w:vAlign w:val="bottom"/>
          </w:tcPr>
          <w:p w14:paraId="3750C79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Suwannee</w:t>
            </w:r>
          </w:p>
        </w:tc>
        <w:tc>
          <w:tcPr>
            <w:tcW w:w="1345" w:type="dxa"/>
            <w:tcBorders>
              <w:top w:val="nil"/>
              <w:left w:val="nil"/>
              <w:bottom w:val="nil"/>
              <w:right w:val="nil"/>
            </w:tcBorders>
            <w:shd w:val="clear" w:color="auto" w:fill="auto"/>
            <w:vAlign w:val="bottom"/>
          </w:tcPr>
          <w:p w14:paraId="3105D522"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CPL</w:t>
            </w:r>
          </w:p>
        </w:tc>
        <w:tc>
          <w:tcPr>
            <w:tcW w:w="830" w:type="dxa"/>
            <w:tcBorders>
              <w:top w:val="nil"/>
              <w:left w:val="nil"/>
              <w:bottom w:val="nil"/>
              <w:right w:val="nil"/>
            </w:tcBorders>
            <w:shd w:val="clear" w:color="auto" w:fill="auto"/>
            <w:vAlign w:val="bottom"/>
          </w:tcPr>
          <w:p w14:paraId="47CE34B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1076</w:t>
            </w:r>
          </w:p>
        </w:tc>
        <w:tc>
          <w:tcPr>
            <w:tcW w:w="764" w:type="dxa"/>
            <w:tcBorders>
              <w:top w:val="nil"/>
              <w:left w:val="nil"/>
              <w:bottom w:val="nil"/>
              <w:right w:val="nil"/>
            </w:tcBorders>
            <w:shd w:val="clear" w:color="auto" w:fill="auto"/>
            <w:vAlign w:val="bottom"/>
          </w:tcPr>
          <w:p w14:paraId="4CC8651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w:t>
            </w:r>
          </w:p>
        </w:tc>
        <w:tc>
          <w:tcPr>
            <w:tcW w:w="896" w:type="dxa"/>
            <w:tcBorders>
              <w:top w:val="nil"/>
              <w:left w:val="nil"/>
              <w:bottom w:val="nil"/>
              <w:right w:val="nil"/>
            </w:tcBorders>
            <w:shd w:val="clear" w:color="auto" w:fill="auto"/>
            <w:vAlign w:val="bottom"/>
          </w:tcPr>
          <w:p w14:paraId="3EDBB1D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268</w:t>
            </w:r>
          </w:p>
        </w:tc>
        <w:tc>
          <w:tcPr>
            <w:tcW w:w="1016" w:type="dxa"/>
            <w:tcBorders>
              <w:top w:val="nil"/>
              <w:left w:val="nil"/>
              <w:bottom w:val="nil"/>
              <w:right w:val="nil"/>
            </w:tcBorders>
            <w:shd w:val="clear" w:color="auto" w:fill="auto"/>
            <w:vAlign w:val="bottom"/>
          </w:tcPr>
          <w:p w14:paraId="0D42A10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24.9%</w:t>
            </w:r>
          </w:p>
        </w:tc>
        <w:tc>
          <w:tcPr>
            <w:tcW w:w="1529" w:type="dxa"/>
            <w:tcBorders>
              <w:top w:val="nil"/>
              <w:left w:val="nil"/>
              <w:bottom w:val="nil"/>
              <w:right w:val="nil"/>
            </w:tcBorders>
            <w:shd w:val="clear" w:color="auto" w:fill="auto"/>
            <w:vAlign w:val="bottom"/>
          </w:tcPr>
          <w:p w14:paraId="5028898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245.86</w:t>
            </w:r>
          </w:p>
        </w:tc>
      </w:tr>
      <w:tr w:rsidR="00523288" w14:paraId="59294501" w14:textId="77777777">
        <w:trPr>
          <w:trHeight w:val="300"/>
        </w:trPr>
        <w:tc>
          <w:tcPr>
            <w:tcW w:w="777" w:type="dxa"/>
            <w:tcBorders>
              <w:top w:val="nil"/>
              <w:left w:val="nil"/>
              <w:bottom w:val="nil"/>
              <w:right w:val="nil"/>
            </w:tcBorders>
            <w:shd w:val="clear" w:color="auto" w:fill="auto"/>
            <w:vAlign w:val="bottom"/>
          </w:tcPr>
          <w:p w14:paraId="6908792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790" w:type="dxa"/>
            <w:tcBorders>
              <w:top w:val="nil"/>
              <w:left w:val="nil"/>
              <w:bottom w:val="nil"/>
              <w:right w:val="nil"/>
            </w:tcBorders>
            <w:shd w:val="clear" w:color="auto" w:fill="auto"/>
            <w:vAlign w:val="bottom"/>
          </w:tcPr>
          <w:p w14:paraId="051D33B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4.84</w:t>
            </w:r>
          </w:p>
        </w:tc>
        <w:tc>
          <w:tcPr>
            <w:tcW w:w="2104" w:type="dxa"/>
            <w:tcBorders>
              <w:top w:val="nil"/>
              <w:left w:val="nil"/>
              <w:bottom w:val="nil"/>
              <w:right w:val="nil"/>
            </w:tcBorders>
            <w:shd w:val="clear" w:color="auto" w:fill="auto"/>
            <w:vAlign w:val="bottom"/>
          </w:tcPr>
          <w:p w14:paraId="4C56168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 River</w:t>
            </w:r>
          </w:p>
        </w:tc>
        <w:tc>
          <w:tcPr>
            <w:tcW w:w="1345" w:type="dxa"/>
            <w:tcBorders>
              <w:top w:val="nil"/>
              <w:left w:val="nil"/>
              <w:bottom w:val="nil"/>
              <w:right w:val="nil"/>
            </w:tcBorders>
            <w:shd w:val="clear" w:color="auto" w:fill="auto"/>
            <w:vAlign w:val="bottom"/>
          </w:tcPr>
          <w:p w14:paraId="1DAAF61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UMW</w:t>
            </w:r>
          </w:p>
        </w:tc>
        <w:tc>
          <w:tcPr>
            <w:tcW w:w="830" w:type="dxa"/>
            <w:tcBorders>
              <w:top w:val="nil"/>
              <w:left w:val="nil"/>
              <w:bottom w:val="nil"/>
              <w:right w:val="nil"/>
            </w:tcBorders>
            <w:shd w:val="clear" w:color="auto" w:fill="auto"/>
            <w:vAlign w:val="bottom"/>
          </w:tcPr>
          <w:p w14:paraId="42B06B6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754</w:t>
            </w:r>
          </w:p>
        </w:tc>
        <w:tc>
          <w:tcPr>
            <w:tcW w:w="764" w:type="dxa"/>
            <w:tcBorders>
              <w:top w:val="nil"/>
              <w:left w:val="nil"/>
              <w:bottom w:val="nil"/>
              <w:right w:val="nil"/>
            </w:tcBorders>
            <w:shd w:val="clear" w:color="auto" w:fill="auto"/>
            <w:vAlign w:val="bottom"/>
          </w:tcPr>
          <w:p w14:paraId="0516644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w:t>
            </w:r>
          </w:p>
        </w:tc>
        <w:tc>
          <w:tcPr>
            <w:tcW w:w="896" w:type="dxa"/>
            <w:tcBorders>
              <w:top w:val="nil"/>
              <w:left w:val="nil"/>
              <w:bottom w:val="nil"/>
              <w:right w:val="nil"/>
            </w:tcBorders>
            <w:shd w:val="clear" w:color="auto" w:fill="auto"/>
            <w:vAlign w:val="bottom"/>
          </w:tcPr>
          <w:p w14:paraId="4712DC2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250</w:t>
            </w:r>
          </w:p>
        </w:tc>
        <w:tc>
          <w:tcPr>
            <w:tcW w:w="1016" w:type="dxa"/>
            <w:tcBorders>
              <w:top w:val="nil"/>
              <w:left w:val="nil"/>
              <w:bottom w:val="nil"/>
              <w:right w:val="nil"/>
            </w:tcBorders>
            <w:shd w:val="clear" w:color="auto" w:fill="auto"/>
            <w:vAlign w:val="bottom"/>
          </w:tcPr>
          <w:p w14:paraId="399499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33.2%</w:t>
            </w:r>
          </w:p>
        </w:tc>
        <w:tc>
          <w:tcPr>
            <w:tcW w:w="1529" w:type="dxa"/>
            <w:tcBorders>
              <w:top w:val="nil"/>
              <w:left w:val="nil"/>
              <w:bottom w:val="nil"/>
              <w:right w:val="nil"/>
            </w:tcBorders>
            <w:shd w:val="clear" w:color="auto" w:fill="auto"/>
            <w:vAlign w:val="bottom"/>
          </w:tcPr>
          <w:p w14:paraId="14D20C2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380.41</w:t>
            </w:r>
          </w:p>
        </w:tc>
      </w:tr>
      <w:tr w:rsidR="00523288" w14:paraId="0CE6EE62" w14:textId="77777777">
        <w:trPr>
          <w:trHeight w:val="300"/>
        </w:trPr>
        <w:tc>
          <w:tcPr>
            <w:tcW w:w="777" w:type="dxa"/>
            <w:tcBorders>
              <w:top w:val="nil"/>
              <w:left w:val="nil"/>
              <w:bottom w:val="nil"/>
              <w:right w:val="nil"/>
            </w:tcBorders>
            <w:shd w:val="clear" w:color="auto" w:fill="auto"/>
            <w:vAlign w:val="bottom"/>
          </w:tcPr>
          <w:p w14:paraId="1F49157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790" w:type="dxa"/>
            <w:tcBorders>
              <w:top w:val="nil"/>
              <w:left w:val="nil"/>
              <w:bottom w:val="nil"/>
              <w:right w:val="nil"/>
            </w:tcBorders>
            <w:shd w:val="clear" w:color="auto" w:fill="auto"/>
            <w:vAlign w:val="bottom"/>
          </w:tcPr>
          <w:p w14:paraId="51C9A23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4.40</w:t>
            </w:r>
          </w:p>
        </w:tc>
        <w:tc>
          <w:tcPr>
            <w:tcW w:w="2104" w:type="dxa"/>
            <w:tcBorders>
              <w:top w:val="nil"/>
              <w:left w:val="nil"/>
              <w:bottom w:val="nil"/>
              <w:right w:val="nil"/>
            </w:tcBorders>
            <w:shd w:val="clear" w:color="auto" w:fill="auto"/>
            <w:vAlign w:val="bottom"/>
          </w:tcPr>
          <w:p w14:paraId="3F60067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James River</w:t>
            </w:r>
          </w:p>
        </w:tc>
        <w:tc>
          <w:tcPr>
            <w:tcW w:w="1345" w:type="dxa"/>
            <w:tcBorders>
              <w:top w:val="nil"/>
              <w:left w:val="nil"/>
              <w:bottom w:val="nil"/>
              <w:right w:val="nil"/>
            </w:tcBorders>
            <w:shd w:val="clear" w:color="auto" w:fill="auto"/>
            <w:vAlign w:val="bottom"/>
          </w:tcPr>
          <w:p w14:paraId="61E50D2C"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SAP</w:t>
            </w:r>
          </w:p>
        </w:tc>
        <w:tc>
          <w:tcPr>
            <w:tcW w:w="830" w:type="dxa"/>
            <w:tcBorders>
              <w:top w:val="nil"/>
              <w:left w:val="nil"/>
              <w:bottom w:val="nil"/>
              <w:right w:val="nil"/>
            </w:tcBorders>
            <w:shd w:val="clear" w:color="auto" w:fill="auto"/>
            <w:vAlign w:val="bottom"/>
          </w:tcPr>
          <w:p w14:paraId="2B373A2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765</w:t>
            </w:r>
          </w:p>
        </w:tc>
        <w:tc>
          <w:tcPr>
            <w:tcW w:w="764" w:type="dxa"/>
            <w:tcBorders>
              <w:top w:val="nil"/>
              <w:left w:val="nil"/>
              <w:bottom w:val="nil"/>
              <w:right w:val="nil"/>
            </w:tcBorders>
            <w:shd w:val="clear" w:color="auto" w:fill="auto"/>
            <w:vAlign w:val="bottom"/>
          </w:tcPr>
          <w:p w14:paraId="00BFF7D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896" w:type="dxa"/>
            <w:tcBorders>
              <w:top w:val="nil"/>
              <w:left w:val="nil"/>
              <w:bottom w:val="nil"/>
              <w:right w:val="nil"/>
            </w:tcBorders>
            <w:shd w:val="clear" w:color="auto" w:fill="auto"/>
            <w:vAlign w:val="bottom"/>
          </w:tcPr>
          <w:p w14:paraId="5F92BF2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424</w:t>
            </w:r>
          </w:p>
        </w:tc>
        <w:tc>
          <w:tcPr>
            <w:tcW w:w="1016" w:type="dxa"/>
            <w:tcBorders>
              <w:top w:val="nil"/>
              <w:left w:val="nil"/>
              <w:bottom w:val="nil"/>
              <w:right w:val="nil"/>
            </w:tcBorders>
            <w:shd w:val="clear" w:color="auto" w:fill="auto"/>
            <w:vAlign w:val="bottom"/>
          </w:tcPr>
          <w:p w14:paraId="1BBB234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55.4%</w:t>
            </w:r>
          </w:p>
        </w:tc>
        <w:tc>
          <w:tcPr>
            <w:tcW w:w="1529" w:type="dxa"/>
            <w:tcBorders>
              <w:top w:val="nil"/>
              <w:left w:val="nil"/>
              <w:bottom w:val="nil"/>
              <w:right w:val="nil"/>
            </w:tcBorders>
            <w:shd w:val="clear" w:color="auto" w:fill="auto"/>
            <w:vAlign w:val="bottom"/>
          </w:tcPr>
          <w:p w14:paraId="7545AC1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173.63</w:t>
            </w:r>
          </w:p>
        </w:tc>
      </w:tr>
      <w:tr w:rsidR="00523288" w14:paraId="0585D3A5" w14:textId="77777777">
        <w:trPr>
          <w:trHeight w:val="300"/>
        </w:trPr>
        <w:tc>
          <w:tcPr>
            <w:tcW w:w="777" w:type="dxa"/>
            <w:tcBorders>
              <w:top w:val="nil"/>
              <w:left w:val="nil"/>
              <w:bottom w:val="nil"/>
              <w:right w:val="nil"/>
            </w:tcBorders>
            <w:shd w:val="clear" w:color="auto" w:fill="auto"/>
            <w:vAlign w:val="bottom"/>
          </w:tcPr>
          <w:p w14:paraId="1253CFC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790" w:type="dxa"/>
            <w:tcBorders>
              <w:top w:val="nil"/>
              <w:left w:val="nil"/>
              <w:bottom w:val="nil"/>
              <w:right w:val="nil"/>
            </w:tcBorders>
            <w:shd w:val="clear" w:color="auto" w:fill="auto"/>
            <w:vAlign w:val="bottom"/>
          </w:tcPr>
          <w:p w14:paraId="345735F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4.03</w:t>
            </w:r>
          </w:p>
        </w:tc>
        <w:tc>
          <w:tcPr>
            <w:tcW w:w="2104" w:type="dxa"/>
            <w:tcBorders>
              <w:top w:val="nil"/>
              <w:left w:val="nil"/>
              <w:bottom w:val="nil"/>
              <w:right w:val="nil"/>
            </w:tcBorders>
            <w:shd w:val="clear" w:color="auto" w:fill="auto"/>
            <w:vAlign w:val="bottom"/>
          </w:tcPr>
          <w:p w14:paraId="10BE772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Lake Creek</w:t>
            </w:r>
          </w:p>
        </w:tc>
        <w:tc>
          <w:tcPr>
            <w:tcW w:w="1345" w:type="dxa"/>
            <w:tcBorders>
              <w:top w:val="nil"/>
              <w:left w:val="nil"/>
              <w:bottom w:val="nil"/>
              <w:right w:val="nil"/>
            </w:tcBorders>
            <w:shd w:val="clear" w:color="auto" w:fill="auto"/>
            <w:vAlign w:val="bottom"/>
          </w:tcPr>
          <w:p w14:paraId="75ED3FD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XER</w:t>
            </w:r>
          </w:p>
        </w:tc>
        <w:tc>
          <w:tcPr>
            <w:tcW w:w="830" w:type="dxa"/>
            <w:tcBorders>
              <w:top w:val="nil"/>
              <w:left w:val="nil"/>
              <w:bottom w:val="nil"/>
              <w:right w:val="nil"/>
            </w:tcBorders>
            <w:shd w:val="clear" w:color="auto" w:fill="auto"/>
            <w:vAlign w:val="bottom"/>
          </w:tcPr>
          <w:p w14:paraId="29B7424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w:t>
            </w:r>
          </w:p>
        </w:tc>
        <w:tc>
          <w:tcPr>
            <w:tcW w:w="764" w:type="dxa"/>
            <w:tcBorders>
              <w:top w:val="nil"/>
              <w:left w:val="nil"/>
              <w:bottom w:val="nil"/>
              <w:right w:val="nil"/>
            </w:tcBorders>
            <w:shd w:val="clear" w:color="auto" w:fill="auto"/>
            <w:vAlign w:val="bottom"/>
          </w:tcPr>
          <w:p w14:paraId="7676343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896" w:type="dxa"/>
            <w:tcBorders>
              <w:top w:val="nil"/>
              <w:left w:val="nil"/>
              <w:bottom w:val="nil"/>
              <w:right w:val="nil"/>
            </w:tcBorders>
            <w:shd w:val="clear" w:color="auto" w:fill="auto"/>
            <w:vAlign w:val="bottom"/>
          </w:tcPr>
          <w:p w14:paraId="2FBD47E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w:t>
            </w:r>
          </w:p>
        </w:tc>
        <w:tc>
          <w:tcPr>
            <w:tcW w:w="1016" w:type="dxa"/>
            <w:tcBorders>
              <w:top w:val="nil"/>
              <w:left w:val="nil"/>
              <w:bottom w:val="nil"/>
              <w:right w:val="nil"/>
            </w:tcBorders>
            <w:shd w:val="clear" w:color="auto" w:fill="auto"/>
            <w:vAlign w:val="bottom"/>
          </w:tcPr>
          <w:p w14:paraId="0B7CCFA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529" w:type="dxa"/>
            <w:tcBorders>
              <w:top w:val="nil"/>
              <w:left w:val="nil"/>
              <w:bottom w:val="nil"/>
              <w:right w:val="nil"/>
            </w:tcBorders>
            <w:shd w:val="clear" w:color="auto" w:fill="auto"/>
            <w:vAlign w:val="bottom"/>
          </w:tcPr>
          <w:p w14:paraId="4E35EB0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29.30</w:t>
            </w:r>
          </w:p>
        </w:tc>
      </w:tr>
      <w:tr w:rsidR="00523288" w14:paraId="2D57ABA2" w14:textId="77777777">
        <w:trPr>
          <w:trHeight w:val="300"/>
        </w:trPr>
        <w:tc>
          <w:tcPr>
            <w:tcW w:w="777" w:type="dxa"/>
            <w:tcBorders>
              <w:top w:val="nil"/>
              <w:left w:val="nil"/>
              <w:bottom w:val="single" w:sz="4" w:space="0" w:color="000000"/>
              <w:right w:val="nil"/>
            </w:tcBorders>
            <w:shd w:val="clear" w:color="auto" w:fill="auto"/>
            <w:vAlign w:val="bottom"/>
          </w:tcPr>
          <w:p w14:paraId="7A15169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790" w:type="dxa"/>
            <w:tcBorders>
              <w:top w:val="nil"/>
              <w:left w:val="nil"/>
              <w:bottom w:val="single" w:sz="4" w:space="0" w:color="000000"/>
              <w:right w:val="nil"/>
            </w:tcBorders>
            <w:shd w:val="clear" w:color="auto" w:fill="auto"/>
            <w:vAlign w:val="bottom"/>
          </w:tcPr>
          <w:p w14:paraId="16107AC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4.01</w:t>
            </w:r>
          </w:p>
        </w:tc>
        <w:tc>
          <w:tcPr>
            <w:tcW w:w="2104" w:type="dxa"/>
            <w:tcBorders>
              <w:top w:val="nil"/>
              <w:left w:val="nil"/>
              <w:bottom w:val="single" w:sz="4" w:space="0" w:color="000000"/>
              <w:right w:val="nil"/>
            </w:tcBorders>
            <w:shd w:val="clear" w:color="auto" w:fill="auto"/>
            <w:vAlign w:val="bottom"/>
          </w:tcPr>
          <w:p w14:paraId="114392C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Humboldt River</w:t>
            </w:r>
          </w:p>
        </w:tc>
        <w:tc>
          <w:tcPr>
            <w:tcW w:w="1345" w:type="dxa"/>
            <w:tcBorders>
              <w:top w:val="nil"/>
              <w:left w:val="nil"/>
              <w:bottom w:val="single" w:sz="4" w:space="0" w:color="000000"/>
              <w:right w:val="nil"/>
            </w:tcBorders>
            <w:shd w:val="clear" w:color="auto" w:fill="auto"/>
            <w:vAlign w:val="bottom"/>
          </w:tcPr>
          <w:p w14:paraId="68632F7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XER</w:t>
            </w:r>
          </w:p>
        </w:tc>
        <w:tc>
          <w:tcPr>
            <w:tcW w:w="830" w:type="dxa"/>
            <w:tcBorders>
              <w:top w:val="nil"/>
              <w:left w:val="nil"/>
              <w:bottom w:val="single" w:sz="4" w:space="0" w:color="000000"/>
              <w:right w:val="nil"/>
            </w:tcBorders>
            <w:shd w:val="clear" w:color="auto" w:fill="auto"/>
            <w:vAlign w:val="bottom"/>
          </w:tcPr>
          <w:p w14:paraId="401FD6A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21</w:t>
            </w:r>
          </w:p>
        </w:tc>
        <w:tc>
          <w:tcPr>
            <w:tcW w:w="764" w:type="dxa"/>
            <w:tcBorders>
              <w:top w:val="nil"/>
              <w:left w:val="nil"/>
              <w:bottom w:val="single" w:sz="4" w:space="0" w:color="000000"/>
              <w:right w:val="nil"/>
            </w:tcBorders>
            <w:shd w:val="clear" w:color="auto" w:fill="auto"/>
            <w:vAlign w:val="bottom"/>
          </w:tcPr>
          <w:p w14:paraId="207A548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896" w:type="dxa"/>
            <w:tcBorders>
              <w:top w:val="nil"/>
              <w:left w:val="nil"/>
              <w:bottom w:val="single" w:sz="4" w:space="0" w:color="000000"/>
              <w:right w:val="nil"/>
            </w:tcBorders>
            <w:shd w:val="clear" w:color="auto" w:fill="auto"/>
            <w:vAlign w:val="bottom"/>
          </w:tcPr>
          <w:p w14:paraId="100A928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w:t>
            </w:r>
          </w:p>
        </w:tc>
        <w:tc>
          <w:tcPr>
            <w:tcW w:w="1016" w:type="dxa"/>
            <w:tcBorders>
              <w:top w:val="nil"/>
              <w:left w:val="nil"/>
              <w:bottom w:val="single" w:sz="4" w:space="0" w:color="000000"/>
              <w:right w:val="nil"/>
            </w:tcBorders>
            <w:shd w:val="clear" w:color="auto" w:fill="auto"/>
            <w:vAlign w:val="bottom"/>
          </w:tcPr>
          <w:p w14:paraId="00A4B8D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204.8%</w:t>
            </w:r>
          </w:p>
        </w:tc>
        <w:tc>
          <w:tcPr>
            <w:tcW w:w="1529" w:type="dxa"/>
            <w:tcBorders>
              <w:top w:val="nil"/>
              <w:left w:val="nil"/>
              <w:bottom w:val="single" w:sz="4" w:space="0" w:color="000000"/>
              <w:right w:val="nil"/>
            </w:tcBorders>
            <w:shd w:val="clear" w:color="auto" w:fill="auto"/>
            <w:vAlign w:val="bottom"/>
          </w:tcPr>
          <w:p w14:paraId="4A54AC0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146.39</w:t>
            </w:r>
          </w:p>
        </w:tc>
      </w:tr>
      <w:tr w:rsidR="00523288" w14:paraId="62D716B4" w14:textId="77777777">
        <w:trPr>
          <w:trHeight w:val="255"/>
        </w:trPr>
        <w:tc>
          <w:tcPr>
            <w:tcW w:w="10051" w:type="dxa"/>
            <w:gridSpan w:val="9"/>
            <w:tcBorders>
              <w:top w:val="nil"/>
              <w:left w:val="nil"/>
              <w:bottom w:val="nil"/>
              <w:right w:val="nil"/>
            </w:tcBorders>
            <w:shd w:val="clear" w:color="auto" w:fill="auto"/>
            <w:vAlign w:val="bottom"/>
          </w:tcPr>
          <w:p w14:paraId="1760422B" w14:textId="77777777" w:rsidR="00523288" w:rsidRDefault="00523288">
            <w:pPr>
              <w:spacing w:line="240" w:lineRule="auto"/>
              <w:rPr>
                <w:rFonts w:ascii="Times New Roman" w:eastAsia="Times New Roman" w:hAnsi="Times New Roman" w:cs="Times New Roman"/>
                <w:color w:val="000000"/>
                <w:sz w:val="24"/>
                <w:szCs w:val="24"/>
              </w:rPr>
            </w:pPr>
          </w:p>
        </w:tc>
      </w:tr>
    </w:tbl>
    <w:p w14:paraId="708EE23C"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*Dam rate = </w:t>
      </w:r>
      <w:proofErr w:type="gramStart"/>
      <w:r>
        <w:rPr>
          <w:rFonts w:ascii="Times New Roman" w:eastAsia="Times New Roman" w:hAnsi="Times New Roman" w:cs="Times New Roman"/>
          <w:sz w:val="24"/>
          <w:szCs w:val="24"/>
        </w:rPr>
        <w:t>number</w:t>
      </w:r>
      <w:proofErr w:type="gramEnd"/>
      <w:r>
        <w:rPr>
          <w:rFonts w:ascii="Times New Roman" w:eastAsia="Times New Roman" w:hAnsi="Times New Roman" w:cs="Times New Roman"/>
          <w:sz w:val="24"/>
          <w:szCs w:val="24"/>
        </w:rPr>
        <w:t xml:space="preserve"> of dams/number of lakes. 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p>
    <w:p w14:paraId="348A18C0" w14:textId="77777777" w:rsidR="00523288" w:rsidRDefault="00523288">
      <w:pPr>
        <w:rPr>
          <w:rFonts w:ascii="Times New Roman" w:eastAsia="Times New Roman" w:hAnsi="Times New Roman" w:cs="Times New Roman"/>
          <w:sz w:val="24"/>
          <w:szCs w:val="24"/>
        </w:rPr>
      </w:pPr>
    </w:p>
    <w:p w14:paraId="30E44874" w14:textId="77777777" w:rsidR="00523288" w:rsidRDefault="00925D81">
      <w:pPr>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br w:type="page"/>
      </w:r>
    </w:p>
    <w:p w14:paraId="40BC67A7" w14:textId="77777777" w:rsidR="00523288" w:rsidRDefault="00925D8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Table 3. Protection status of networks and hub lakes in the conterminous US for high-scoring networks</w:t>
      </w:r>
    </w:p>
    <w:p w14:paraId="16E13F85" w14:textId="77777777" w:rsidR="00523288" w:rsidRDefault="00523288">
      <w:pPr>
        <w:rPr>
          <w:rFonts w:ascii="Times New Roman" w:eastAsia="Times New Roman" w:hAnsi="Times New Roman" w:cs="Times New Roman"/>
          <w:sz w:val="24"/>
          <w:szCs w:val="24"/>
        </w:rPr>
      </w:pPr>
    </w:p>
    <w:tbl>
      <w:tblPr>
        <w:tblStyle w:val="a1"/>
        <w:tblW w:w="13590" w:type="dxa"/>
        <w:tblLayout w:type="fixed"/>
        <w:tblLook w:val="0400" w:firstRow="0" w:lastRow="0" w:firstColumn="0" w:lastColumn="0" w:noHBand="0" w:noVBand="1"/>
      </w:tblPr>
      <w:tblGrid>
        <w:gridCol w:w="856"/>
        <w:gridCol w:w="2020"/>
        <w:gridCol w:w="1057"/>
        <w:gridCol w:w="1344"/>
        <w:gridCol w:w="484"/>
        <w:gridCol w:w="809"/>
        <w:gridCol w:w="1710"/>
        <w:gridCol w:w="905"/>
        <w:gridCol w:w="1423"/>
        <w:gridCol w:w="1272"/>
        <w:gridCol w:w="1710"/>
      </w:tblGrid>
      <w:tr w:rsidR="00523288" w14:paraId="07AB9717" w14:textId="77777777">
        <w:trPr>
          <w:trHeight w:val="672"/>
        </w:trPr>
        <w:tc>
          <w:tcPr>
            <w:tcW w:w="856" w:type="dxa"/>
            <w:tcBorders>
              <w:top w:val="single" w:sz="4" w:space="0" w:color="000000"/>
              <w:left w:val="nil"/>
              <w:bottom w:val="nil"/>
              <w:right w:val="nil"/>
            </w:tcBorders>
            <w:shd w:val="clear" w:color="auto" w:fill="auto"/>
            <w:vAlign w:val="bottom"/>
          </w:tcPr>
          <w:p w14:paraId="5A4EA097"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020" w:type="dxa"/>
            <w:tcBorders>
              <w:top w:val="single" w:sz="4" w:space="0" w:color="000000"/>
              <w:left w:val="nil"/>
              <w:bottom w:val="nil"/>
              <w:right w:val="nil"/>
            </w:tcBorders>
            <w:shd w:val="clear" w:color="auto" w:fill="auto"/>
            <w:vAlign w:val="bottom"/>
          </w:tcPr>
          <w:p w14:paraId="1573A171"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885" w:type="dxa"/>
            <w:gridSpan w:val="3"/>
            <w:tcBorders>
              <w:top w:val="single" w:sz="4" w:space="0" w:color="000000"/>
              <w:left w:val="nil"/>
              <w:bottom w:val="nil"/>
              <w:right w:val="nil"/>
            </w:tcBorders>
            <w:shd w:val="clear" w:color="auto" w:fill="auto"/>
            <w:vAlign w:val="bottom"/>
          </w:tcPr>
          <w:p w14:paraId="100524B3"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 protection</w:t>
            </w:r>
          </w:p>
        </w:tc>
        <w:tc>
          <w:tcPr>
            <w:tcW w:w="809" w:type="dxa"/>
            <w:tcBorders>
              <w:top w:val="single" w:sz="4" w:space="0" w:color="000000"/>
              <w:left w:val="nil"/>
              <w:bottom w:val="nil"/>
              <w:right w:val="nil"/>
            </w:tcBorders>
            <w:shd w:val="clear" w:color="auto" w:fill="auto"/>
            <w:vAlign w:val="bottom"/>
          </w:tcPr>
          <w:p w14:paraId="305DA6CB"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1710" w:type="dxa"/>
            <w:tcBorders>
              <w:top w:val="single" w:sz="4" w:space="0" w:color="000000"/>
              <w:left w:val="nil"/>
              <w:bottom w:val="nil"/>
              <w:right w:val="nil"/>
            </w:tcBorders>
            <w:shd w:val="clear" w:color="auto" w:fill="auto"/>
            <w:vAlign w:val="bottom"/>
          </w:tcPr>
          <w:p w14:paraId="13D48354"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2328" w:type="dxa"/>
            <w:gridSpan w:val="2"/>
            <w:tcBorders>
              <w:top w:val="single" w:sz="4" w:space="0" w:color="000000"/>
              <w:left w:val="nil"/>
              <w:bottom w:val="nil"/>
              <w:right w:val="nil"/>
            </w:tcBorders>
            <w:shd w:val="clear" w:color="auto" w:fill="auto"/>
            <w:vAlign w:val="bottom"/>
          </w:tcPr>
          <w:p w14:paraId="5ABEEF3A"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Hub protection</w:t>
            </w:r>
          </w:p>
        </w:tc>
        <w:tc>
          <w:tcPr>
            <w:tcW w:w="1272" w:type="dxa"/>
            <w:tcBorders>
              <w:top w:val="single" w:sz="4" w:space="0" w:color="000000"/>
              <w:left w:val="nil"/>
              <w:bottom w:val="nil"/>
              <w:right w:val="nil"/>
            </w:tcBorders>
            <w:shd w:val="clear" w:color="auto" w:fill="auto"/>
            <w:vAlign w:val="bottom"/>
          </w:tcPr>
          <w:p w14:paraId="69EC695F"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c>
          <w:tcPr>
            <w:tcW w:w="1710" w:type="dxa"/>
            <w:tcBorders>
              <w:top w:val="single" w:sz="4" w:space="0" w:color="000000"/>
              <w:left w:val="nil"/>
              <w:bottom w:val="nil"/>
              <w:right w:val="nil"/>
            </w:tcBorders>
            <w:shd w:val="clear" w:color="auto" w:fill="auto"/>
            <w:vAlign w:val="bottom"/>
          </w:tcPr>
          <w:p w14:paraId="2D935188" w14:textId="77777777" w:rsidR="00523288" w:rsidRDefault="00925D81">
            <w:pPr>
              <w:spacing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w:t>
            </w:r>
          </w:p>
        </w:tc>
      </w:tr>
      <w:tr w:rsidR="00523288" w14:paraId="21DDE3CE" w14:textId="77777777">
        <w:trPr>
          <w:trHeight w:val="779"/>
        </w:trPr>
        <w:tc>
          <w:tcPr>
            <w:tcW w:w="856" w:type="dxa"/>
            <w:tcBorders>
              <w:top w:val="nil"/>
              <w:left w:val="nil"/>
              <w:bottom w:val="single" w:sz="4" w:space="0" w:color="000000"/>
              <w:right w:val="nil"/>
            </w:tcBorders>
            <w:shd w:val="clear" w:color="auto" w:fill="auto"/>
            <w:vAlign w:val="bottom"/>
          </w:tcPr>
          <w:p w14:paraId="5CD0082C"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Rank</w:t>
            </w:r>
          </w:p>
        </w:tc>
        <w:tc>
          <w:tcPr>
            <w:tcW w:w="2020" w:type="dxa"/>
            <w:tcBorders>
              <w:top w:val="nil"/>
              <w:left w:val="nil"/>
              <w:bottom w:val="single" w:sz="4" w:space="0" w:color="000000"/>
              <w:right w:val="nil"/>
            </w:tcBorders>
            <w:shd w:val="clear" w:color="auto" w:fill="auto"/>
            <w:vAlign w:val="bottom"/>
          </w:tcPr>
          <w:p w14:paraId="33D67061"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Network</w:t>
            </w:r>
          </w:p>
        </w:tc>
        <w:tc>
          <w:tcPr>
            <w:tcW w:w="1057" w:type="dxa"/>
            <w:tcBorders>
              <w:top w:val="nil"/>
              <w:left w:val="nil"/>
              <w:bottom w:val="single" w:sz="4" w:space="0" w:color="000000"/>
              <w:right w:val="nil"/>
            </w:tcBorders>
            <w:shd w:val="clear" w:color="auto" w:fill="auto"/>
            <w:vAlign w:val="bottom"/>
          </w:tcPr>
          <w:p w14:paraId="44A1FE6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lake center</w:t>
            </w:r>
          </w:p>
        </w:tc>
        <w:tc>
          <w:tcPr>
            <w:tcW w:w="1344" w:type="dxa"/>
            <w:tcBorders>
              <w:top w:val="nil"/>
              <w:left w:val="nil"/>
              <w:bottom w:val="single" w:sz="4" w:space="0" w:color="000000"/>
              <w:right w:val="nil"/>
            </w:tcBorders>
            <w:shd w:val="clear" w:color="auto" w:fill="auto"/>
            <w:vAlign w:val="bottom"/>
          </w:tcPr>
          <w:p w14:paraId="15A95BA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lake center</w:t>
            </w:r>
          </w:p>
        </w:tc>
        <w:tc>
          <w:tcPr>
            <w:tcW w:w="1293" w:type="dxa"/>
            <w:gridSpan w:val="2"/>
            <w:tcBorders>
              <w:top w:val="nil"/>
              <w:left w:val="nil"/>
              <w:bottom w:val="single" w:sz="4" w:space="0" w:color="000000"/>
              <w:right w:val="nil"/>
            </w:tcBorders>
            <w:shd w:val="clear" w:color="auto" w:fill="auto"/>
            <w:vAlign w:val="bottom"/>
          </w:tcPr>
          <w:p w14:paraId="1D2D21C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80% watershed</w:t>
            </w:r>
          </w:p>
        </w:tc>
        <w:tc>
          <w:tcPr>
            <w:tcW w:w="1710" w:type="dxa"/>
            <w:tcBorders>
              <w:top w:val="nil"/>
              <w:left w:val="nil"/>
              <w:bottom w:val="single" w:sz="4" w:space="0" w:color="000000"/>
              <w:right w:val="nil"/>
            </w:tcBorders>
            <w:shd w:val="clear" w:color="auto" w:fill="auto"/>
            <w:vAlign w:val="bottom"/>
          </w:tcPr>
          <w:p w14:paraId="6774C306"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80% watershed</w:t>
            </w:r>
          </w:p>
        </w:tc>
        <w:tc>
          <w:tcPr>
            <w:tcW w:w="905" w:type="dxa"/>
            <w:tcBorders>
              <w:top w:val="nil"/>
              <w:left w:val="nil"/>
              <w:bottom w:val="single" w:sz="4" w:space="0" w:color="000000"/>
              <w:right w:val="nil"/>
            </w:tcBorders>
            <w:shd w:val="clear" w:color="auto" w:fill="auto"/>
            <w:vAlign w:val="bottom"/>
          </w:tcPr>
          <w:p w14:paraId="056ABC30"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lake center</w:t>
            </w:r>
          </w:p>
        </w:tc>
        <w:tc>
          <w:tcPr>
            <w:tcW w:w="1423" w:type="dxa"/>
            <w:tcBorders>
              <w:top w:val="nil"/>
              <w:left w:val="nil"/>
              <w:bottom w:val="single" w:sz="4" w:space="0" w:color="000000"/>
              <w:right w:val="nil"/>
            </w:tcBorders>
            <w:shd w:val="clear" w:color="auto" w:fill="auto"/>
            <w:vAlign w:val="bottom"/>
          </w:tcPr>
          <w:p w14:paraId="6AC22C57"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lake center</w:t>
            </w:r>
          </w:p>
        </w:tc>
        <w:tc>
          <w:tcPr>
            <w:tcW w:w="1272" w:type="dxa"/>
            <w:tcBorders>
              <w:top w:val="nil"/>
              <w:left w:val="nil"/>
              <w:bottom w:val="single" w:sz="4" w:space="0" w:color="000000"/>
              <w:right w:val="nil"/>
            </w:tcBorders>
            <w:shd w:val="clear" w:color="auto" w:fill="auto"/>
            <w:vAlign w:val="bottom"/>
          </w:tcPr>
          <w:p w14:paraId="362BFA92"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80% watershed</w:t>
            </w:r>
          </w:p>
        </w:tc>
        <w:tc>
          <w:tcPr>
            <w:tcW w:w="1710" w:type="dxa"/>
            <w:tcBorders>
              <w:top w:val="nil"/>
              <w:left w:val="nil"/>
              <w:bottom w:val="single" w:sz="4" w:space="0" w:color="000000"/>
              <w:right w:val="nil"/>
            </w:tcBorders>
            <w:shd w:val="clear" w:color="auto" w:fill="auto"/>
            <w:vAlign w:val="bottom"/>
          </w:tcPr>
          <w:p w14:paraId="50387B45" w14:textId="77777777" w:rsidR="00523288" w:rsidRDefault="00925D81">
            <w:pP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Strict + multi-use, 80% watershed</w:t>
            </w:r>
          </w:p>
        </w:tc>
      </w:tr>
      <w:tr w:rsidR="00523288" w14:paraId="06202B7B" w14:textId="77777777">
        <w:trPr>
          <w:trHeight w:val="305"/>
        </w:trPr>
        <w:tc>
          <w:tcPr>
            <w:tcW w:w="856" w:type="dxa"/>
            <w:tcBorders>
              <w:top w:val="nil"/>
              <w:left w:val="nil"/>
              <w:bottom w:val="nil"/>
              <w:right w:val="nil"/>
            </w:tcBorders>
            <w:shd w:val="clear" w:color="auto" w:fill="auto"/>
            <w:vAlign w:val="bottom"/>
          </w:tcPr>
          <w:p w14:paraId="5879123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020" w:type="dxa"/>
            <w:tcBorders>
              <w:top w:val="nil"/>
              <w:left w:val="nil"/>
              <w:bottom w:val="nil"/>
              <w:right w:val="nil"/>
            </w:tcBorders>
            <w:shd w:val="clear" w:color="auto" w:fill="auto"/>
            <w:vAlign w:val="bottom"/>
          </w:tcPr>
          <w:p w14:paraId="37BD245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Colorado River</w:t>
            </w:r>
          </w:p>
        </w:tc>
        <w:tc>
          <w:tcPr>
            <w:tcW w:w="1057" w:type="dxa"/>
            <w:tcBorders>
              <w:top w:val="nil"/>
              <w:left w:val="nil"/>
              <w:bottom w:val="nil"/>
              <w:right w:val="nil"/>
            </w:tcBorders>
            <w:shd w:val="clear" w:color="auto" w:fill="auto"/>
            <w:vAlign w:val="bottom"/>
          </w:tcPr>
          <w:p w14:paraId="6E2825A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41.1%</w:t>
            </w:r>
          </w:p>
        </w:tc>
        <w:tc>
          <w:tcPr>
            <w:tcW w:w="1344" w:type="dxa"/>
            <w:tcBorders>
              <w:top w:val="nil"/>
              <w:left w:val="nil"/>
              <w:bottom w:val="nil"/>
              <w:right w:val="nil"/>
            </w:tcBorders>
            <w:shd w:val="clear" w:color="auto" w:fill="auto"/>
            <w:vAlign w:val="bottom"/>
          </w:tcPr>
          <w:p w14:paraId="153A324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68.9%</w:t>
            </w:r>
          </w:p>
        </w:tc>
        <w:tc>
          <w:tcPr>
            <w:tcW w:w="1293" w:type="dxa"/>
            <w:gridSpan w:val="2"/>
            <w:tcBorders>
              <w:top w:val="nil"/>
              <w:left w:val="nil"/>
              <w:bottom w:val="nil"/>
              <w:right w:val="nil"/>
            </w:tcBorders>
            <w:shd w:val="clear" w:color="auto" w:fill="auto"/>
            <w:vAlign w:val="bottom"/>
          </w:tcPr>
          <w:p w14:paraId="74A835F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39.1%</w:t>
            </w:r>
          </w:p>
        </w:tc>
        <w:tc>
          <w:tcPr>
            <w:tcW w:w="1710" w:type="dxa"/>
            <w:tcBorders>
              <w:top w:val="nil"/>
              <w:left w:val="nil"/>
              <w:bottom w:val="nil"/>
              <w:right w:val="nil"/>
            </w:tcBorders>
            <w:shd w:val="clear" w:color="auto" w:fill="auto"/>
            <w:vAlign w:val="bottom"/>
          </w:tcPr>
          <w:p w14:paraId="742C4D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72.6%</w:t>
            </w:r>
          </w:p>
        </w:tc>
        <w:tc>
          <w:tcPr>
            <w:tcW w:w="905" w:type="dxa"/>
            <w:tcBorders>
              <w:top w:val="nil"/>
              <w:left w:val="nil"/>
              <w:bottom w:val="nil"/>
              <w:right w:val="nil"/>
            </w:tcBorders>
            <w:shd w:val="clear" w:color="auto" w:fill="auto"/>
            <w:vAlign w:val="bottom"/>
          </w:tcPr>
          <w:p w14:paraId="62B1AD7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w:t>
            </w:r>
          </w:p>
        </w:tc>
        <w:tc>
          <w:tcPr>
            <w:tcW w:w="1423" w:type="dxa"/>
            <w:tcBorders>
              <w:top w:val="nil"/>
              <w:left w:val="nil"/>
              <w:bottom w:val="nil"/>
              <w:right w:val="nil"/>
            </w:tcBorders>
            <w:shd w:val="clear" w:color="auto" w:fill="auto"/>
            <w:vAlign w:val="bottom"/>
          </w:tcPr>
          <w:p w14:paraId="555912D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83.3%</w:t>
            </w:r>
          </w:p>
        </w:tc>
        <w:tc>
          <w:tcPr>
            <w:tcW w:w="1272" w:type="dxa"/>
            <w:tcBorders>
              <w:top w:val="nil"/>
              <w:left w:val="nil"/>
              <w:bottom w:val="nil"/>
              <w:right w:val="nil"/>
            </w:tcBorders>
            <w:shd w:val="clear" w:color="auto" w:fill="auto"/>
            <w:vAlign w:val="bottom"/>
          </w:tcPr>
          <w:p w14:paraId="55347CB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26.2%</w:t>
            </w:r>
          </w:p>
        </w:tc>
        <w:tc>
          <w:tcPr>
            <w:tcW w:w="1710" w:type="dxa"/>
            <w:tcBorders>
              <w:top w:val="nil"/>
              <w:left w:val="nil"/>
              <w:bottom w:val="nil"/>
              <w:right w:val="nil"/>
            </w:tcBorders>
            <w:shd w:val="clear" w:color="auto" w:fill="auto"/>
            <w:vAlign w:val="bottom"/>
          </w:tcPr>
          <w:p w14:paraId="59A0BA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76.2%</w:t>
            </w:r>
          </w:p>
        </w:tc>
      </w:tr>
      <w:tr w:rsidR="00523288" w14:paraId="63D48E58" w14:textId="77777777">
        <w:trPr>
          <w:trHeight w:val="305"/>
        </w:trPr>
        <w:tc>
          <w:tcPr>
            <w:tcW w:w="856" w:type="dxa"/>
            <w:tcBorders>
              <w:top w:val="nil"/>
              <w:left w:val="nil"/>
              <w:bottom w:val="nil"/>
              <w:right w:val="nil"/>
            </w:tcBorders>
            <w:shd w:val="clear" w:color="auto" w:fill="auto"/>
            <w:vAlign w:val="bottom"/>
          </w:tcPr>
          <w:p w14:paraId="1B30B2C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020" w:type="dxa"/>
            <w:tcBorders>
              <w:top w:val="nil"/>
              <w:left w:val="nil"/>
              <w:bottom w:val="nil"/>
              <w:right w:val="nil"/>
            </w:tcBorders>
            <w:shd w:val="clear" w:color="auto" w:fill="auto"/>
            <w:vAlign w:val="bottom"/>
          </w:tcPr>
          <w:p w14:paraId="36472C66"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Rio Grande</w:t>
            </w:r>
          </w:p>
        </w:tc>
        <w:tc>
          <w:tcPr>
            <w:tcW w:w="1057" w:type="dxa"/>
            <w:tcBorders>
              <w:top w:val="nil"/>
              <w:left w:val="nil"/>
              <w:bottom w:val="nil"/>
              <w:right w:val="nil"/>
            </w:tcBorders>
            <w:shd w:val="clear" w:color="auto" w:fill="auto"/>
            <w:vAlign w:val="bottom"/>
          </w:tcPr>
          <w:p w14:paraId="637F100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17.2%</w:t>
            </w:r>
          </w:p>
        </w:tc>
        <w:tc>
          <w:tcPr>
            <w:tcW w:w="1344" w:type="dxa"/>
            <w:tcBorders>
              <w:top w:val="nil"/>
              <w:left w:val="nil"/>
              <w:bottom w:val="nil"/>
              <w:right w:val="nil"/>
            </w:tcBorders>
            <w:shd w:val="clear" w:color="auto" w:fill="auto"/>
            <w:vAlign w:val="bottom"/>
          </w:tcPr>
          <w:p w14:paraId="1C97E27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30.4%</w:t>
            </w:r>
          </w:p>
        </w:tc>
        <w:tc>
          <w:tcPr>
            <w:tcW w:w="1293" w:type="dxa"/>
            <w:gridSpan w:val="2"/>
            <w:tcBorders>
              <w:top w:val="nil"/>
              <w:left w:val="nil"/>
              <w:bottom w:val="nil"/>
              <w:right w:val="nil"/>
            </w:tcBorders>
            <w:shd w:val="clear" w:color="auto" w:fill="auto"/>
            <w:vAlign w:val="bottom"/>
          </w:tcPr>
          <w:p w14:paraId="09D7F95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11.2%</w:t>
            </w:r>
          </w:p>
        </w:tc>
        <w:tc>
          <w:tcPr>
            <w:tcW w:w="1710" w:type="dxa"/>
            <w:tcBorders>
              <w:top w:val="nil"/>
              <w:left w:val="nil"/>
              <w:bottom w:val="nil"/>
              <w:right w:val="nil"/>
            </w:tcBorders>
            <w:shd w:val="clear" w:color="auto" w:fill="auto"/>
            <w:vAlign w:val="bottom"/>
          </w:tcPr>
          <w:p w14:paraId="3D84B5E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30.0%</w:t>
            </w:r>
          </w:p>
        </w:tc>
        <w:tc>
          <w:tcPr>
            <w:tcW w:w="905" w:type="dxa"/>
            <w:tcBorders>
              <w:top w:val="nil"/>
              <w:left w:val="nil"/>
              <w:bottom w:val="nil"/>
              <w:right w:val="nil"/>
            </w:tcBorders>
            <w:shd w:val="clear" w:color="auto" w:fill="auto"/>
            <w:vAlign w:val="bottom"/>
          </w:tcPr>
          <w:p w14:paraId="2744179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nil"/>
              <w:right w:val="nil"/>
            </w:tcBorders>
            <w:shd w:val="clear" w:color="auto" w:fill="auto"/>
            <w:vAlign w:val="bottom"/>
          </w:tcPr>
          <w:p w14:paraId="7A49FB8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23.1%</w:t>
            </w:r>
          </w:p>
        </w:tc>
        <w:tc>
          <w:tcPr>
            <w:tcW w:w="1272" w:type="dxa"/>
            <w:tcBorders>
              <w:top w:val="nil"/>
              <w:left w:val="nil"/>
              <w:bottom w:val="nil"/>
              <w:right w:val="nil"/>
            </w:tcBorders>
            <w:shd w:val="clear" w:color="auto" w:fill="auto"/>
            <w:vAlign w:val="bottom"/>
          </w:tcPr>
          <w:p w14:paraId="03437E0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4F46A27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30.8%</w:t>
            </w:r>
          </w:p>
        </w:tc>
      </w:tr>
      <w:tr w:rsidR="00523288" w14:paraId="6B1BDCF3" w14:textId="77777777">
        <w:trPr>
          <w:trHeight w:val="305"/>
        </w:trPr>
        <w:tc>
          <w:tcPr>
            <w:tcW w:w="856" w:type="dxa"/>
            <w:tcBorders>
              <w:top w:val="nil"/>
              <w:left w:val="nil"/>
              <w:bottom w:val="nil"/>
              <w:right w:val="nil"/>
            </w:tcBorders>
            <w:shd w:val="clear" w:color="auto" w:fill="auto"/>
            <w:vAlign w:val="bottom"/>
          </w:tcPr>
          <w:p w14:paraId="6C65BD4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020" w:type="dxa"/>
            <w:tcBorders>
              <w:top w:val="nil"/>
              <w:left w:val="nil"/>
              <w:bottom w:val="nil"/>
              <w:right w:val="nil"/>
            </w:tcBorders>
            <w:shd w:val="clear" w:color="auto" w:fill="auto"/>
            <w:vAlign w:val="bottom"/>
          </w:tcPr>
          <w:p w14:paraId="161A470D"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Columbia River</w:t>
            </w:r>
          </w:p>
        </w:tc>
        <w:tc>
          <w:tcPr>
            <w:tcW w:w="1057" w:type="dxa"/>
            <w:tcBorders>
              <w:top w:val="nil"/>
              <w:left w:val="nil"/>
              <w:bottom w:val="nil"/>
              <w:right w:val="nil"/>
            </w:tcBorders>
            <w:shd w:val="clear" w:color="auto" w:fill="auto"/>
            <w:vAlign w:val="bottom"/>
          </w:tcPr>
          <w:p w14:paraId="092468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36.3%</w:t>
            </w:r>
          </w:p>
        </w:tc>
        <w:tc>
          <w:tcPr>
            <w:tcW w:w="1344" w:type="dxa"/>
            <w:tcBorders>
              <w:top w:val="nil"/>
              <w:left w:val="nil"/>
              <w:bottom w:val="nil"/>
              <w:right w:val="nil"/>
            </w:tcBorders>
            <w:shd w:val="clear" w:color="auto" w:fill="auto"/>
            <w:vAlign w:val="bottom"/>
          </w:tcPr>
          <w:p w14:paraId="54CA123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1293" w:type="dxa"/>
            <w:gridSpan w:val="2"/>
            <w:tcBorders>
              <w:top w:val="nil"/>
              <w:left w:val="nil"/>
              <w:bottom w:val="nil"/>
              <w:right w:val="nil"/>
            </w:tcBorders>
            <w:shd w:val="clear" w:color="auto" w:fill="auto"/>
            <w:vAlign w:val="bottom"/>
          </w:tcPr>
          <w:p w14:paraId="6729199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32.5%</w:t>
            </w:r>
          </w:p>
        </w:tc>
        <w:tc>
          <w:tcPr>
            <w:tcW w:w="1710" w:type="dxa"/>
            <w:tcBorders>
              <w:top w:val="nil"/>
              <w:left w:val="nil"/>
              <w:bottom w:val="nil"/>
              <w:right w:val="nil"/>
            </w:tcBorders>
            <w:shd w:val="clear" w:color="auto" w:fill="auto"/>
            <w:vAlign w:val="bottom"/>
          </w:tcPr>
          <w:p w14:paraId="2EC7F21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67.0%</w:t>
            </w:r>
          </w:p>
        </w:tc>
        <w:tc>
          <w:tcPr>
            <w:tcW w:w="905" w:type="dxa"/>
            <w:tcBorders>
              <w:top w:val="nil"/>
              <w:left w:val="nil"/>
              <w:bottom w:val="nil"/>
              <w:right w:val="nil"/>
            </w:tcBorders>
            <w:shd w:val="clear" w:color="auto" w:fill="auto"/>
            <w:vAlign w:val="bottom"/>
          </w:tcPr>
          <w:p w14:paraId="479EA78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c>
          <w:tcPr>
            <w:tcW w:w="1423" w:type="dxa"/>
            <w:tcBorders>
              <w:top w:val="nil"/>
              <w:left w:val="nil"/>
              <w:bottom w:val="nil"/>
              <w:right w:val="nil"/>
            </w:tcBorders>
            <w:shd w:val="clear" w:color="auto" w:fill="auto"/>
            <w:vAlign w:val="bottom"/>
          </w:tcPr>
          <w:p w14:paraId="2C8DE41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43.6%</w:t>
            </w:r>
          </w:p>
        </w:tc>
        <w:tc>
          <w:tcPr>
            <w:tcW w:w="1272" w:type="dxa"/>
            <w:tcBorders>
              <w:top w:val="nil"/>
              <w:left w:val="nil"/>
              <w:bottom w:val="nil"/>
              <w:right w:val="nil"/>
            </w:tcBorders>
            <w:shd w:val="clear" w:color="auto" w:fill="auto"/>
            <w:vAlign w:val="bottom"/>
          </w:tcPr>
          <w:p w14:paraId="5A73744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16.4%</w:t>
            </w:r>
          </w:p>
        </w:tc>
        <w:tc>
          <w:tcPr>
            <w:tcW w:w="1710" w:type="dxa"/>
            <w:tcBorders>
              <w:top w:val="nil"/>
              <w:left w:val="nil"/>
              <w:bottom w:val="nil"/>
              <w:right w:val="nil"/>
            </w:tcBorders>
            <w:shd w:val="clear" w:color="auto" w:fill="auto"/>
            <w:vAlign w:val="bottom"/>
          </w:tcPr>
          <w:p w14:paraId="1A41D88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47.3%</w:t>
            </w:r>
          </w:p>
        </w:tc>
      </w:tr>
      <w:tr w:rsidR="00523288" w14:paraId="58EC9A05" w14:textId="77777777">
        <w:trPr>
          <w:trHeight w:val="305"/>
        </w:trPr>
        <w:tc>
          <w:tcPr>
            <w:tcW w:w="856" w:type="dxa"/>
            <w:tcBorders>
              <w:top w:val="nil"/>
              <w:left w:val="nil"/>
              <w:bottom w:val="nil"/>
              <w:right w:val="nil"/>
            </w:tcBorders>
            <w:shd w:val="clear" w:color="auto" w:fill="auto"/>
            <w:vAlign w:val="bottom"/>
          </w:tcPr>
          <w:p w14:paraId="26F83B6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020" w:type="dxa"/>
            <w:tcBorders>
              <w:top w:val="nil"/>
              <w:left w:val="nil"/>
              <w:bottom w:val="nil"/>
              <w:right w:val="nil"/>
            </w:tcBorders>
            <w:shd w:val="clear" w:color="auto" w:fill="auto"/>
            <w:vAlign w:val="bottom"/>
          </w:tcPr>
          <w:p w14:paraId="1C0CCD32"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w:t>
            </w:r>
            <w:ins w:id="283" w:author="Ian McCullough" w:date="2022-02-24T18:04:00Z">
              <w:r>
                <w:rPr>
                  <w:rFonts w:ascii="Times New Roman" w:eastAsia="Times New Roman" w:hAnsi="Times New Roman" w:cs="Times New Roman"/>
                  <w:color w:val="000000"/>
                  <w:sz w:val="24"/>
                  <w:szCs w:val="24"/>
                </w:rPr>
                <w:t>cramento/San Joaquin</w:t>
              </w:r>
            </w:ins>
            <w:del w:id="284" w:author="Ian McCullough" w:date="2022-02-24T18:04:00Z">
              <w:r>
                <w:rPr>
                  <w:rFonts w:ascii="Times New Roman" w:eastAsia="Times New Roman" w:hAnsi="Times New Roman" w:cs="Times New Roman"/>
                  <w:color w:val="000000"/>
                  <w:sz w:val="24"/>
                  <w:szCs w:val="24"/>
                </w:rPr>
                <w:delText>n Francisco Bay</w:delText>
              </w:r>
            </w:del>
          </w:p>
        </w:tc>
        <w:tc>
          <w:tcPr>
            <w:tcW w:w="1057" w:type="dxa"/>
            <w:tcBorders>
              <w:top w:val="nil"/>
              <w:left w:val="nil"/>
              <w:bottom w:val="nil"/>
              <w:right w:val="nil"/>
            </w:tcBorders>
            <w:shd w:val="clear" w:color="auto" w:fill="auto"/>
            <w:vAlign w:val="bottom"/>
          </w:tcPr>
          <w:p w14:paraId="3228AFA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52.9%</w:t>
            </w:r>
          </w:p>
        </w:tc>
        <w:tc>
          <w:tcPr>
            <w:tcW w:w="1344" w:type="dxa"/>
            <w:tcBorders>
              <w:top w:val="nil"/>
              <w:left w:val="nil"/>
              <w:bottom w:val="nil"/>
              <w:right w:val="nil"/>
            </w:tcBorders>
            <w:shd w:val="clear" w:color="auto" w:fill="auto"/>
            <w:vAlign w:val="bottom"/>
          </w:tcPr>
          <w:p w14:paraId="5DE7BE9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65.3%</w:t>
            </w:r>
          </w:p>
        </w:tc>
        <w:tc>
          <w:tcPr>
            <w:tcW w:w="1293" w:type="dxa"/>
            <w:gridSpan w:val="2"/>
            <w:tcBorders>
              <w:top w:val="nil"/>
              <w:left w:val="nil"/>
              <w:bottom w:val="nil"/>
              <w:right w:val="nil"/>
            </w:tcBorders>
            <w:shd w:val="clear" w:color="auto" w:fill="auto"/>
            <w:vAlign w:val="bottom"/>
          </w:tcPr>
          <w:p w14:paraId="1E87525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51.5%</w:t>
            </w:r>
          </w:p>
        </w:tc>
        <w:tc>
          <w:tcPr>
            <w:tcW w:w="1710" w:type="dxa"/>
            <w:tcBorders>
              <w:top w:val="nil"/>
              <w:left w:val="nil"/>
              <w:bottom w:val="nil"/>
              <w:right w:val="nil"/>
            </w:tcBorders>
            <w:shd w:val="clear" w:color="auto" w:fill="auto"/>
            <w:vAlign w:val="bottom"/>
          </w:tcPr>
          <w:p w14:paraId="486DAE6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62.4%</w:t>
            </w:r>
          </w:p>
        </w:tc>
        <w:tc>
          <w:tcPr>
            <w:tcW w:w="905" w:type="dxa"/>
            <w:tcBorders>
              <w:top w:val="nil"/>
              <w:left w:val="nil"/>
              <w:bottom w:val="nil"/>
              <w:right w:val="nil"/>
            </w:tcBorders>
            <w:shd w:val="clear" w:color="auto" w:fill="auto"/>
            <w:vAlign w:val="bottom"/>
          </w:tcPr>
          <w:p w14:paraId="32C7F85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46.9%</w:t>
            </w:r>
          </w:p>
        </w:tc>
        <w:tc>
          <w:tcPr>
            <w:tcW w:w="1423" w:type="dxa"/>
            <w:tcBorders>
              <w:top w:val="nil"/>
              <w:left w:val="nil"/>
              <w:bottom w:val="nil"/>
              <w:right w:val="nil"/>
            </w:tcBorders>
            <w:shd w:val="clear" w:color="auto" w:fill="auto"/>
            <w:vAlign w:val="bottom"/>
          </w:tcPr>
          <w:p w14:paraId="3C8DE19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59.2%</w:t>
            </w:r>
          </w:p>
        </w:tc>
        <w:tc>
          <w:tcPr>
            <w:tcW w:w="1272" w:type="dxa"/>
            <w:tcBorders>
              <w:top w:val="nil"/>
              <w:left w:val="nil"/>
              <w:bottom w:val="nil"/>
              <w:right w:val="nil"/>
            </w:tcBorders>
            <w:shd w:val="clear" w:color="auto" w:fill="auto"/>
            <w:vAlign w:val="bottom"/>
          </w:tcPr>
          <w:p w14:paraId="2A133C9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42.9%</w:t>
            </w:r>
          </w:p>
        </w:tc>
        <w:tc>
          <w:tcPr>
            <w:tcW w:w="1710" w:type="dxa"/>
            <w:tcBorders>
              <w:top w:val="nil"/>
              <w:left w:val="nil"/>
              <w:bottom w:val="nil"/>
              <w:right w:val="nil"/>
            </w:tcBorders>
            <w:shd w:val="clear" w:color="auto" w:fill="auto"/>
            <w:vAlign w:val="bottom"/>
          </w:tcPr>
          <w:p w14:paraId="3F090AB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46.9%</w:t>
            </w:r>
          </w:p>
        </w:tc>
      </w:tr>
      <w:tr w:rsidR="00523288" w14:paraId="44553C9A" w14:textId="77777777">
        <w:trPr>
          <w:trHeight w:val="305"/>
        </w:trPr>
        <w:tc>
          <w:tcPr>
            <w:tcW w:w="856" w:type="dxa"/>
            <w:tcBorders>
              <w:top w:val="nil"/>
              <w:left w:val="nil"/>
              <w:bottom w:val="nil"/>
              <w:right w:val="nil"/>
            </w:tcBorders>
            <w:shd w:val="clear" w:color="auto" w:fill="auto"/>
            <w:vAlign w:val="bottom"/>
          </w:tcPr>
          <w:p w14:paraId="07DD8A9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020" w:type="dxa"/>
            <w:tcBorders>
              <w:top w:val="nil"/>
              <w:left w:val="nil"/>
              <w:bottom w:val="nil"/>
              <w:right w:val="nil"/>
            </w:tcBorders>
            <w:shd w:val="clear" w:color="auto" w:fill="auto"/>
            <w:vAlign w:val="bottom"/>
          </w:tcPr>
          <w:p w14:paraId="591B3F83"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Brazos River</w:t>
            </w:r>
          </w:p>
        </w:tc>
        <w:tc>
          <w:tcPr>
            <w:tcW w:w="1057" w:type="dxa"/>
            <w:tcBorders>
              <w:top w:val="nil"/>
              <w:left w:val="nil"/>
              <w:bottom w:val="nil"/>
              <w:right w:val="nil"/>
            </w:tcBorders>
            <w:shd w:val="clear" w:color="auto" w:fill="auto"/>
            <w:vAlign w:val="bottom"/>
          </w:tcPr>
          <w:p w14:paraId="0560715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344" w:type="dxa"/>
            <w:tcBorders>
              <w:top w:val="nil"/>
              <w:left w:val="nil"/>
              <w:bottom w:val="nil"/>
              <w:right w:val="nil"/>
            </w:tcBorders>
            <w:shd w:val="clear" w:color="auto" w:fill="auto"/>
            <w:vAlign w:val="bottom"/>
          </w:tcPr>
          <w:p w14:paraId="5FE7D3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2.4%</w:t>
            </w:r>
          </w:p>
        </w:tc>
        <w:tc>
          <w:tcPr>
            <w:tcW w:w="1293" w:type="dxa"/>
            <w:gridSpan w:val="2"/>
            <w:tcBorders>
              <w:top w:val="nil"/>
              <w:left w:val="nil"/>
              <w:bottom w:val="nil"/>
              <w:right w:val="nil"/>
            </w:tcBorders>
            <w:shd w:val="clear" w:color="auto" w:fill="auto"/>
            <w:vAlign w:val="bottom"/>
          </w:tcPr>
          <w:p w14:paraId="5B9823B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w:t>
            </w:r>
          </w:p>
        </w:tc>
        <w:tc>
          <w:tcPr>
            <w:tcW w:w="1710" w:type="dxa"/>
            <w:tcBorders>
              <w:top w:val="nil"/>
              <w:left w:val="nil"/>
              <w:bottom w:val="nil"/>
              <w:right w:val="nil"/>
            </w:tcBorders>
            <w:shd w:val="clear" w:color="auto" w:fill="auto"/>
            <w:vAlign w:val="bottom"/>
          </w:tcPr>
          <w:p w14:paraId="769DF6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905" w:type="dxa"/>
            <w:tcBorders>
              <w:top w:val="nil"/>
              <w:left w:val="nil"/>
              <w:bottom w:val="nil"/>
              <w:right w:val="nil"/>
            </w:tcBorders>
            <w:shd w:val="clear" w:color="auto" w:fill="auto"/>
            <w:vAlign w:val="bottom"/>
          </w:tcPr>
          <w:p w14:paraId="2513A97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22.7%</w:t>
            </w:r>
          </w:p>
        </w:tc>
        <w:tc>
          <w:tcPr>
            <w:tcW w:w="1423" w:type="dxa"/>
            <w:tcBorders>
              <w:top w:val="nil"/>
              <w:left w:val="nil"/>
              <w:bottom w:val="nil"/>
              <w:right w:val="nil"/>
            </w:tcBorders>
            <w:shd w:val="clear" w:color="auto" w:fill="auto"/>
            <w:vAlign w:val="bottom"/>
          </w:tcPr>
          <w:p w14:paraId="7E5A055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22.7%</w:t>
            </w:r>
          </w:p>
        </w:tc>
        <w:tc>
          <w:tcPr>
            <w:tcW w:w="1272" w:type="dxa"/>
            <w:tcBorders>
              <w:top w:val="nil"/>
              <w:left w:val="nil"/>
              <w:bottom w:val="nil"/>
              <w:right w:val="nil"/>
            </w:tcBorders>
            <w:shd w:val="clear" w:color="auto" w:fill="auto"/>
            <w:vAlign w:val="bottom"/>
          </w:tcPr>
          <w:p w14:paraId="5E8BA7C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c>
          <w:tcPr>
            <w:tcW w:w="1710" w:type="dxa"/>
            <w:tcBorders>
              <w:top w:val="nil"/>
              <w:left w:val="nil"/>
              <w:bottom w:val="nil"/>
              <w:right w:val="nil"/>
            </w:tcBorders>
            <w:shd w:val="clear" w:color="auto" w:fill="auto"/>
            <w:vAlign w:val="bottom"/>
          </w:tcPr>
          <w:p w14:paraId="2EB081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9.1%</w:t>
            </w:r>
          </w:p>
        </w:tc>
      </w:tr>
      <w:tr w:rsidR="00523288" w14:paraId="643362BF" w14:textId="77777777">
        <w:trPr>
          <w:trHeight w:val="305"/>
        </w:trPr>
        <w:tc>
          <w:tcPr>
            <w:tcW w:w="856" w:type="dxa"/>
            <w:tcBorders>
              <w:top w:val="nil"/>
              <w:left w:val="nil"/>
              <w:bottom w:val="nil"/>
              <w:right w:val="nil"/>
            </w:tcBorders>
            <w:shd w:val="clear" w:color="auto" w:fill="auto"/>
            <w:vAlign w:val="bottom"/>
          </w:tcPr>
          <w:p w14:paraId="1502B35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020" w:type="dxa"/>
            <w:tcBorders>
              <w:top w:val="nil"/>
              <w:left w:val="nil"/>
              <w:bottom w:val="nil"/>
              <w:right w:val="nil"/>
            </w:tcBorders>
            <w:shd w:val="clear" w:color="auto" w:fill="auto"/>
            <w:vAlign w:val="bottom"/>
          </w:tcPr>
          <w:p w14:paraId="23A6F0D1"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Susquehanna-Hudson</w:t>
            </w:r>
          </w:p>
        </w:tc>
        <w:tc>
          <w:tcPr>
            <w:tcW w:w="1057" w:type="dxa"/>
            <w:tcBorders>
              <w:top w:val="nil"/>
              <w:left w:val="nil"/>
              <w:bottom w:val="nil"/>
              <w:right w:val="nil"/>
            </w:tcBorders>
            <w:shd w:val="clear" w:color="auto" w:fill="auto"/>
            <w:vAlign w:val="bottom"/>
          </w:tcPr>
          <w:p w14:paraId="56713E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w:t>
            </w:r>
          </w:p>
        </w:tc>
        <w:tc>
          <w:tcPr>
            <w:tcW w:w="1344" w:type="dxa"/>
            <w:tcBorders>
              <w:top w:val="nil"/>
              <w:left w:val="nil"/>
              <w:bottom w:val="nil"/>
              <w:right w:val="nil"/>
            </w:tcBorders>
            <w:shd w:val="clear" w:color="auto" w:fill="auto"/>
            <w:vAlign w:val="bottom"/>
          </w:tcPr>
          <w:p w14:paraId="5167F31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11.7%</w:t>
            </w:r>
          </w:p>
        </w:tc>
        <w:tc>
          <w:tcPr>
            <w:tcW w:w="1293" w:type="dxa"/>
            <w:gridSpan w:val="2"/>
            <w:tcBorders>
              <w:top w:val="nil"/>
              <w:left w:val="nil"/>
              <w:bottom w:val="nil"/>
              <w:right w:val="nil"/>
            </w:tcBorders>
            <w:shd w:val="clear" w:color="auto" w:fill="auto"/>
            <w:vAlign w:val="bottom"/>
          </w:tcPr>
          <w:p w14:paraId="1BE5811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11.9%</w:t>
            </w:r>
          </w:p>
        </w:tc>
        <w:tc>
          <w:tcPr>
            <w:tcW w:w="1710" w:type="dxa"/>
            <w:tcBorders>
              <w:top w:val="nil"/>
              <w:left w:val="nil"/>
              <w:bottom w:val="nil"/>
              <w:right w:val="nil"/>
            </w:tcBorders>
            <w:shd w:val="clear" w:color="auto" w:fill="auto"/>
            <w:vAlign w:val="bottom"/>
          </w:tcPr>
          <w:p w14:paraId="4E95162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15.8%</w:t>
            </w:r>
          </w:p>
        </w:tc>
        <w:tc>
          <w:tcPr>
            <w:tcW w:w="905" w:type="dxa"/>
            <w:tcBorders>
              <w:top w:val="nil"/>
              <w:left w:val="nil"/>
              <w:bottom w:val="nil"/>
              <w:right w:val="nil"/>
            </w:tcBorders>
            <w:shd w:val="clear" w:color="auto" w:fill="auto"/>
            <w:vAlign w:val="bottom"/>
          </w:tcPr>
          <w:p w14:paraId="487EEF9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12.7%</w:t>
            </w:r>
          </w:p>
        </w:tc>
        <w:tc>
          <w:tcPr>
            <w:tcW w:w="1423" w:type="dxa"/>
            <w:tcBorders>
              <w:top w:val="nil"/>
              <w:left w:val="nil"/>
              <w:bottom w:val="nil"/>
              <w:right w:val="nil"/>
            </w:tcBorders>
            <w:shd w:val="clear" w:color="auto" w:fill="auto"/>
            <w:vAlign w:val="bottom"/>
          </w:tcPr>
          <w:p w14:paraId="48BA5A8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19.7%</w:t>
            </w:r>
          </w:p>
        </w:tc>
        <w:tc>
          <w:tcPr>
            <w:tcW w:w="1272" w:type="dxa"/>
            <w:tcBorders>
              <w:top w:val="nil"/>
              <w:left w:val="nil"/>
              <w:bottom w:val="nil"/>
              <w:right w:val="nil"/>
            </w:tcBorders>
            <w:shd w:val="clear" w:color="auto" w:fill="auto"/>
            <w:vAlign w:val="bottom"/>
          </w:tcPr>
          <w:p w14:paraId="302F0139"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w:t>
            </w:r>
          </w:p>
        </w:tc>
        <w:tc>
          <w:tcPr>
            <w:tcW w:w="1710" w:type="dxa"/>
            <w:tcBorders>
              <w:top w:val="nil"/>
              <w:left w:val="nil"/>
              <w:bottom w:val="nil"/>
              <w:right w:val="nil"/>
            </w:tcBorders>
            <w:shd w:val="clear" w:color="auto" w:fill="auto"/>
            <w:vAlign w:val="bottom"/>
          </w:tcPr>
          <w:p w14:paraId="164EB2F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9.9%</w:t>
            </w:r>
          </w:p>
        </w:tc>
      </w:tr>
      <w:tr w:rsidR="00523288" w14:paraId="010743D3" w14:textId="77777777">
        <w:trPr>
          <w:trHeight w:val="305"/>
        </w:trPr>
        <w:tc>
          <w:tcPr>
            <w:tcW w:w="856" w:type="dxa"/>
            <w:tcBorders>
              <w:top w:val="nil"/>
              <w:left w:val="nil"/>
              <w:bottom w:val="nil"/>
              <w:right w:val="nil"/>
            </w:tcBorders>
            <w:shd w:val="clear" w:color="auto" w:fill="auto"/>
            <w:vAlign w:val="bottom"/>
          </w:tcPr>
          <w:p w14:paraId="2260371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w:t>
            </w:r>
          </w:p>
        </w:tc>
        <w:tc>
          <w:tcPr>
            <w:tcW w:w="2020" w:type="dxa"/>
            <w:tcBorders>
              <w:top w:val="nil"/>
              <w:left w:val="nil"/>
              <w:bottom w:val="nil"/>
              <w:right w:val="nil"/>
            </w:tcBorders>
            <w:shd w:val="clear" w:color="auto" w:fill="auto"/>
            <w:vAlign w:val="bottom"/>
          </w:tcPr>
          <w:p w14:paraId="602F4BCB"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Savannah-Santee</w:t>
            </w:r>
          </w:p>
        </w:tc>
        <w:tc>
          <w:tcPr>
            <w:tcW w:w="1057" w:type="dxa"/>
            <w:tcBorders>
              <w:top w:val="nil"/>
              <w:left w:val="nil"/>
              <w:bottom w:val="nil"/>
              <w:right w:val="nil"/>
            </w:tcBorders>
            <w:shd w:val="clear" w:color="auto" w:fill="auto"/>
            <w:vAlign w:val="bottom"/>
          </w:tcPr>
          <w:p w14:paraId="117B99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w:t>
            </w:r>
          </w:p>
        </w:tc>
        <w:tc>
          <w:tcPr>
            <w:tcW w:w="1344" w:type="dxa"/>
            <w:tcBorders>
              <w:top w:val="nil"/>
              <w:left w:val="nil"/>
              <w:bottom w:val="nil"/>
              <w:right w:val="nil"/>
            </w:tcBorders>
            <w:shd w:val="clear" w:color="auto" w:fill="auto"/>
            <w:vAlign w:val="bottom"/>
          </w:tcPr>
          <w:p w14:paraId="4DAAFCD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1293" w:type="dxa"/>
            <w:gridSpan w:val="2"/>
            <w:tcBorders>
              <w:top w:val="nil"/>
              <w:left w:val="nil"/>
              <w:bottom w:val="nil"/>
              <w:right w:val="nil"/>
            </w:tcBorders>
            <w:shd w:val="clear" w:color="auto" w:fill="auto"/>
            <w:vAlign w:val="bottom"/>
          </w:tcPr>
          <w:p w14:paraId="33B350C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0.6%</w:t>
            </w:r>
          </w:p>
        </w:tc>
        <w:tc>
          <w:tcPr>
            <w:tcW w:w="1710" w:type="dxa"/>
            <w:tcBorders>
              <w:top w:val="nil"/>
              <w:left w:val="nil"/>
              <w:bottom w:val="nil"/>
              <w:right w:val="nil"/>
            </w:tcBorders>
            <w:shd w:val="clear" w:color="auto" w:fill="auto"/>
            <w:vAlign w:val="bottom"/>
          </w:tcPr>
          <w:p w14:paraId="012F89E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905" w:type="dxa"/>
            <w:tcBorders>
              <w:top w:val="nil"/>
              <w:left w:val="nil"/>
              <w:bottom w:val="nil"/>
              <w:right w:val="nil"/>
            </w:tcBorders>
            <w:shd w:val="clear" w:color="auto" w:fill="auto"/>
            <w:vAlign w:val="bottom"/>
          </w:tcPr>
          <w:p w14:paraId="17C992E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c>
          <w:tcPr>
            <w:tcW w:w="1423" w:type="dxa"/>
            <w:tcBorders>
              <w:top w:val="nil"/>
              <w:left w:val="nil"/>
              <w:bottom w:val="nil"/>
              <w:right w:val="nil"/>
            </w:tcBorders>
            <w:shd w:val="clear" w:color="auto" w:fill="auto"/>
            <w:vAlign w:val="bottom"/>
          </w:tcPr>
          <w:p w14:paraId="2B15355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6.9%</w:t>
            </w:r>
          </w:p>
        </w:tc>
        <w:tc>
          <w:tcPr>
            <w:tcW w:w="1272" w:type="dxa"/>
            <w:tcBorders>
              <w:top w:val="nil"/>
              <w:left w:val="nil"/>
              <w:bottom w:val="nil"/>
              <w:right w:val="nil"/>
            </w:tcBorders>
            <w:shd w:val="clear" w:color="auto" w:fill="auto"/>
            <w:vAlign w:val="bottom"/>
          </w:tcPr>
          <w:p w14:paraId="67ABD08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456CFBDE"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2342F3DD" w14:textId="77777777">
        <w:trPr>
          <w:trHeight w:val="305"/>
        </w:trPr>
        <w:tc>
          <w:tcPr>
            <w:tcW w:w="856" w:type="dxa"/>
            <w:tcBorders>
              <w:top w:val="nil"/>
              <w:left w:val="nil"/>
              <w:bottom w:val="nil"/>
              <w:right w:val="nil"/>
            </w:tcBorders>
            <w:shd w:val="clear" w:color="auto" w:fill="auto"/>
            <w:vAlign w:val="bottom"/>
          </w:tcPr>
          <w:p w14:paraId="0EC1B6C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020" w:type="dxa"/>
            <w:tcBorders>
              <w:top w:val="nil"/>
              <w:left w:val="nil"/>
              <w:bottom w:val="nil"/>
              <w:right w:val="nil"/>
            </w:tcBorders>
            <w:shd w:val="clear" w:color="auto" w:fill="auto"/>
            <w:vAlign w:val="bottom"/>
          </w:tcPr>
          <w:p w14:paraId="388D5120"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Potomac River</w:t>
            </w:r>
          </w:p>
        </w:tc>
        <w:tc>
          <w:tcPr>
            <w:tcW w:w="1057" w:type="dxa"/>
            <w:tcBorders>
              <w:top w:val="nil"/>
              <w:left w:val="nil"/>
              <w:bottom w:val="nil"/>
              <w:right w:val="nil"/>
            </w:tcBorders>
            <w:shd w:val="clear" w:color="auto" w:fill="auto"/>
            <w:vAlign w:val="bottom"/>
          </w:tcPr>
          <w:p w14:paraId="206E086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1344" w:type="dxa"/>
            <w:tcBorders>
              <w:top w:val="nil"/>
              <w:left w:val="nil"/>
              <w:bottom w:val="nil"/>
              <w:right w:val="nil"/>
            </w:tcBorders>
            <w:shd w:val="clear" w:color="auto" w:fill="auto"/>
            <w:vAlign w:val="bottom"/>
          </w:tcPr>
          <w:p w14:paraId="3844925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11.7%</w:t>
            </w:r>
          </w:p>
        </w:tc>
        <w:tc>
          <w:tcPr>
            <w:tcW w:w="1293" w:type="dxa"/>
            <w:gridSpan w:val="2"/>
            <w:tcBorders>
              <w:top w:val="nil"/>
              <w:left w:val="nil"/>
              <w:bottom w:val="nil"/>
              <w:right w:val="nil"/>
            </w:tcBorders>
            <w:shd w:val="clear" w:color="auto" w:fill="auto"/>
            <w:vAlign w:val="bottom"/>
          </w:tcPr>
          <w:p w14:paraId="39AEB4F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5.5%</w:t>
            </w:r>
          </w:p>
        </w:tc>
        <w:tc>
          <w:tcPr>
            <w:tcW w:w="1710" w:type="dxa"/>
            <w:tcBorders>
              <w:top w:val="nil"/>
              <w:left w:val="nil"/>
              <w:bottom w:val="nil"/>
              <w:right w:val="nil"/>
            </w:tcBorders>
            <w:shd w:val="clear" w:color="auto" w:fill="auto"/>
            <w:vAlign w:val="bottom"/>
          </w:tcPr>
          <w:p w14:paraId="7E60A19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w:t>
            </w:r>
          </w:p>
        </w:tc>
        <w:tc>
          <w:tcPr>
            <w:tcW w:w="905" w:type="dxa"/>
            <w:tcBorders>
              <w:top w:val="nil"/>
              <w:left w:val="nil"/>
              <w:bottom w:val="nil"/>
              <w:right w:val="nil"/>
            </w:tcBorders>
            <w:shd w:val="clear" w:color="auto" w:fill="auto"/>
            <w:vAlign w:val="bottom"/>
          </w:tcPr>
          <w:p w14:paraId="5C2443D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w:t>
            </w:r>
          </w:p>
        </w:tc>
        <w:tc>
          <w:tcPr>
            <w:tcW w:w="1423" w:type="dxa"/>
            <w:tcBorders>
              <w:top w:val="nil"/>
              <w:left w:val="nil"/>
              <w:bottom w:val="nil"/>
              <w:right w:val="nil"/>
            </w:tcBorders>
            <w:shd w:val="clear" w:color="auto" w:fill="auto"/>
            <w:vAlign w:val="bottom"/>
          </w:tcPr>
          <w:p w14:paraId="764AB60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33.3%</w:t>
            </w:r>
          </w:p>
        </w:tc>
        <w:tc>
          <w:tcPr>
            <w:tcW w:w="1272" w:type="dxa"/>
            <w:tcBorders>
              <w:top w:val="nil"/>
              <w:left w:val="nil"/>
              <w:bottom w:val="nil"/>
              <w:right w:val="nil"/>
            </w:tcBorders>
            <w:shd w:val="clear" w:color="auto" w:fill="auto"/>
            <w:vAlign w:val="bottom"/>
          </w:tcPr>
          <w:p w14:paraId="2B35926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11.1%</w:t>
            </w:r>
          </w:p>
        </w:tc>
        <w:tc>
          <w:tcPr>
            <w:tcW w:w="1710" w:type="dxa"/>
            <w:tcBorders>
              <w:top w:val="nil"/>
              <w:left w:val="nil"/>
              <w:bottom w:val="nil"/>
              <w:right w:val="nil"/>
            </w:tcBorders>
            <w:shd w:val="clear" w:color="auto" w:fill="auto"/>
            <w:vAlign w:val="bottom"/>
          </w:tcPr>
          <w:p w14:paraId="413EDA2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22.2%</w:t>
            </w:r>
          </w:p>
        </w:tc>
      </w:tr>
      <w:tr w:rsidR="00523288" w14:paraId="66759A38" w14:textId="77777777">
        <w:trPr>
          <w:trHeight w:val="305"/>
        </w:trPr>
        <w:tc>
          <w:tcPr>
            <w:tcW w:w="856" w:type="dxa"/>
            <w:tcBorders>
              <w:top w:val="nil"/>
              <w:left w:val="nil"/>
              <w:bottom w:val="nil"/>
              <w:right w:val="nil"/>
            </w:tcBorders>
            <w:shd w:val="clear" w:color="auto" w:fill="auto"/>
            <w:vAlign w:val="bottom"/>
          </w:tcPr>
          <w:p w14:paraId="5A9230E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w:t>
            </w:r>
          </w:p>
        </w:tc>
        <w:tc>
          <w:tcPr>
            <w:tcW w:w="2020" w:type="dxa"/>
            <w:tcBorders>
              <w:top w:val="nil"/>
              <w:left w:val="nil"/>
              <w:bottom w:val="nil"/>
              <w:right w:val="nil"/>
            </w:tcBorders>
            <w:shd w:val="clear" w:color="auto" w:fill="auto"/>
            <w:vAlign w:val="bottom"/>
          </w:tcPr>
          <w:p w14:paraId="356A58DF"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Suwannee</w:t>
            </w:r>
          </w:p>
        </w:tc>
        <w:tc>
          <w:tcPr>
            <w:tcW w:w="1057" w:type="dxa"/>
            <w:tcBorders>
              <w:top w:val="nil"/>
              <w:left w:val="nil"/>
              <w:bottom w:val="nil"/>
              <w:right w:val="nil"/>
            </w:tcBorders>
            <w:shd w:val="clear" w:color="auto" w:fill="auto"/>
            <w:vAlign w:val="bottom"/>
          </w:tcPr>
          <w:p w14:paraId="4BE025C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0.5%</w:t>
            </w:r>
          </w:p>
        </w:tc>
        <w:tc>
          <w:tcPr>
            <w:tcW w:w="1344" w:type="dxa"/>
            <w:tcBorders>
              <w:top w:val="nil"/>
              <w:left w:val="nil"/>
              <w:bottom w:val="nil"/>
              <w:right w:val="nil"/>
            </w:tcBorders>
            <w:shd w:val="clear" w:color="auto" w:fill="auto"/>
            <w:vAlign w:val="bottom"/>
          </w:tcPr>
          <w:p w14:paraId="7115F0B2"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1293" w:type="dxa"/>
            <w:gridSpan w:val="2"/>
            <w:tcBorders>
              <w:top w:val="nil"/>
              <w:left w:val="nil"/>
              <w:bottom w:val="nil"/>
              <w:right w:val="nil"/>
            </w:tcBorders>
            <w:shd w:val="clear" w:color="auto" w:fill="auto"/>
            <w:vAlign w:val="bottom"/>
          </w:tcPr>
          <w:p w14:paraId="71BFDFB6"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68F63D7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0.2%</w:t>
            </w:r>
          </w:p>
        </w:tc>
        <w:tc>
          <w:tcPr>
            <w:tcW w:w="905" w:type="dxa"/>
            <w:tcBorders>
              <w:top w:val="nil"/>
              <w:left w:val="nil"/>
              <w:bottom w:val="nil"/>
              <w:right w:val="nil"/>
            </w:tcBorders>
            <w:shd w:val="clear" w:color="auto" w:fill="auto"/>
            <w:vAlign w:val="bottom"/>
          </w:tcPr>
          <w:p w14:paraId="49A174F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2.6%</w:t>
            </w:r>
          </w:p>
        </w:tc>
        <w:tc>
          <w:tcPr>
            <w:tcW w:w="1423" w:type="dxa"/>
            <w:tcBorders>
              <w:top w:val="nil"/>
              <w:left w:val="nil"/>
              <w:bottom w:val="nil"/>
              <w:right w:val="nil"/>
            </w:tcBorders>
            <w:shd w:val="clear" w:color="auto" w:fill="auto"/>
            <w:vAlign w:val="bottom"/>
          </w:tcPr>
          <w:p w14:paraId="52112D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7.9%</w:t>
            </w:r>
          </w:p>
        </w:tc>
        <w:tc>
          <w:tcPr>
            <w:tcW w:w="1272" w:type="dxa"/>
            <w:tcBorders>
              <w:top w:val="nil"/>
              <w:left w:val="nil"/>
              <w:bottom w:val="nil"/>
              <w:right w:val="nil"/>
            </w:tcBorders>
            <w:shd w:val="clear" w:color="auto" w:fill="auto"/>
            <w:vAlign w:val="bottom"/>
          </w:tcPr>
          <w:p w14:paraId="7807A40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582D8C8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24ADD95A" w14:textId="77777777">
        <w:trPr>
          <w:trHeight w:val="305"/>
        </w:trPr>
        <w:tc>
          <w:tcPr>
            <w:tcW w:w="856" w:type="dxa"/>
            <w:tcBorders>
              <w:top w:val="nil"/>
              <w:left w:val="nil"/>
              <w:bottom w:val="nil"/>
              <w:right w:val="nil"/>
            </w:tcBorders>
            <w:shd w:val="clear" w:color="auto" w:fill="auto"/>
            <w:vAlign w:val="bottom"/>
          </w:tcPr>
          <w:p w14:paraId="48AA3B7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w:t>
            </w:r>
          </w:p>
        </w:tc>
        <w:tc>
          <w:tcPr>
            <w:tcW w:w="2020" w:type="dxa"/>
            <w:tcBorders>
              <w:top w:val="nil"/>
              <w:left w:val="nil"/>
              <w:bottom w:val="nil"/>
              <w:right w:val="nil"/>
            </w:tcBorders>
            <w:shd w:val="clear" w:color="auto" w:fill="auto"/>
            <w:vAlign w:val="bottom"/>
          </w:tcPr>
          <w:p w14:paraId="45B9593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 River</w:t>
            </w:r>
          </w:p>
        </w:tc>
        <w:tc>
          <w:tcPr>
            <w:tcW w:w="1057" w:type="dxa"/>
            <w:tcBorders>
              <w:top w:val="nil"/>
              <w:left w:val="nil"/>
              <w:bottom w:val="nil"/>
              <w:right w:val="nil"/>
            </w:tcBorders>
            <w:shd w:val="clear" w:color="auto" w:fill="auto"/>
            <w:vAlign w:val="bottom"/>
          </w:tcPr>
          <w:p w14:paraId="72A08A4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17.1%</w:t>
            </w:r>
          </w:p>
        </w:tc>
        <w:tc>
          <w:tcPr>
            <w:tcW w:w="1344" w:type="dxa"/>
            <w:tcBorders>
              <w:top w:val="nil"/>
              <w:left w:val="nil"/>
              <w:bottom w:val="nil"/>
              <w:right w:val="nil"/>
            </w:tcBorders>
            <w:shd w:val="clear" w:color="auto" w:fill="auto"/>
            <w:vAlign w:val="bottom"/>
          </w:tcPr>
          <w:p w14:paraId="13E5332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23.9%</w:t>
            </w:r>
          </w:p>
        </w:tc>
        <w:tc>
          <w:tcPr>
            <w:tcW w:w="1293" w:type="dxa"/>
            <w:gridSpan w:val="2"/>
            <w:tcBorders>
              <w:top w:val="nil"/>
              <w:left w:val="nil"/>
              <w:bottom w:val="nil"/>
              <w:right w:val="nil"/>
            </w:tcBorders>
            <w:shd w:val="clear" w:color="auto" w:fill="auto"/>
            <w:vAlign w:val="bottom"/>
          </w:tcPr>
          <w:p w14:paraId="5AE796DC"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3.3%</w:t>
            </w:r>
          </w:p>
        </w:tc>
        <w:tc>
          <w:tcPr>
            <w:tcW w:w="1710" w:type="dxa"/>
            <w:tcBorders>
              <w:top w:val="nil"/>
              <w:left w:val="nil"/>
              <w:bottom w:val="nil"/>
              <w:right w:val="nil"/>
            </w:tcBorders>
            <w:shd w:val="clear" w:color="auto" w:fill="auto"/>
            <w:vAlign w:val="bottom"/>
          </w:tcPr>
          <w:p w14:paraId="01936B4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w:t>
            </w:r>
          </w:p>
        </w:tc>
        <w:tc>
          <w:tcPr>
            <w:tcW w:w="905" w:type="dxa"/>
            <w:tcBorders>
              <w:top w:val="nil"/>
              <w:left w:val="nil"/>
              <w:bottom w:val="nil"/>
              <w:right w:val="nil"/>
            </w:tcBorders>
            <w:shd w:val="clear" w:color="auto" w:fill="auto"/>
            <w:vAlign w:val="bottom"/>
          </w:tcPr>
          <w:p w14:paraId="0F86AE0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18.8%</w:t>
            </w:r>
          </w:p>
        </w:tc>
        <w:tc>
          <w:tcPr>
            <w:tcW w:w="1423" w:type="dxa"/>
            <w:tcBorders>
              <w:top w:val="nil"/>
              <w:left w:val="nil"/>
              <w:bottom w:val="nil"/>
              <w:right w:val="nil"/>
            </w:tcBorders>
            <w:shd w:val="clear" w:color="auto" w:fill="auto"/>
            <w:vAlign w:val="bottom"/>
          </w:tcPr>
          <w:p w14:paraId="3CCFF1D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18.8%</w:t>
            </w:r>
          </w:p>
        </w:tc>
        <w:tc>
          <w:tcPr>
            <w:tcW w:w="1272" w:type="dxa"/>
            <w:tcBorders>
              <w:top w:val="nil"/>
              <w:left w:val="nil"/>
              <w:bottom w:val="nil"/>
              <w:right w:val="nil"/>
            </w:tcBorders>
            <w:shd w:val="clear" w:color="auto" w:fill="auto"/>
            <w:vAlign w:val="bottom"/>
          </w:tcPr>
          <w:p w14:paraId="107E285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6.3%</w:t>
            </w:r>
          </w:p>
        </w:tc>
        <w:tc>
          <w:tcPr>
            <w:tcW w:w="1710" w:type="dxa"/>
            <w:tcBorders>
              <w:top w:val="nil"/>
              <w:left w:val="nil"/>
              <w:bottom w:val="nil"/>
              <w:right w:val="nil"/>
            </w:tcBorders>
            <w:shd w:val="clear" w:color="auto" w:fill="auto"/>
            <w:vAlign w:val="bottom"/>
          </w:tcPr>
          <w:p w14:paraId="52DDDE8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12.5%</w:t>
            </w:r>
          </w:p>
        </w:tc>
      </w:tr>
      <w:tr w:rsidR="00523288" w14:paraId="70E9DF09" w14:textId="77777777">
        <w:trPr>
          <w:trHeight w:val="305"/>
        </w:trPr>
        <w:tc>
          <w:tcPr>
            <w:tcW w:w="856" w:type="dxa"/>
            <w:tcBorders>
              <w:top w:val="nil"/>
              <w:left w:val="nil"/>
              <w:bottom w:val="nil"/>
              <w:right w:val="nil"/>
            </w:tcBorders>
            <w:shd w:val="clear" w:color="auto" w:fill="auto"/>
            <w:vAlign w:val="bottom"/>
          </w:tcPr>
          <w:p w14:paraId="3C7807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11</w:t>
            </w:r>
          </w:p>
        </w:tc>
        <w:tc>
          <w:tcPr>
            <w:tcW w:w="2020" w:type="dxa"/>
            <w:tcBorders>
              <w:top w:val="nil"/>
              <w:left w:val="nil"/>
              <w:bottom w:val="nil"/>
              <w:right w:val="nil"/>
            </w:tcBorders>
            <w:shd w:val="clear" w:color="auto" w:fill="auto"/>
            <w:vAlign w:val="bottom"/>
          </w:tcPr>
          <w:p w14:paraId="63B3176C"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James River</w:t>
            </w:r>
          </w:p>
        </w:tc>
        <w:tc>
          <w:tcPr>
            <w:tcW w:w="1057" w:type="dxa"/>
            <w:tcBorders>
              <w:top w:val="nil"/>
              <w:left w:val="nil"/>
              <w:bottom w:val="nil"/>
              <w:right w:val="nil"/>
            </w:tcBorders>
            <w:shd w:val="clear" w:color="auto" w:fill="auto"/>
            <w:vAlign w:val="bottom"/>
          </w:tcPr>
          <w:p w14:paraId="68966FAF"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2.7%</w:t>
            </w:r>
          </w:p>
        </w:tc>
        <w:tc>
          <w:tcPr>
            <w:tcW w:w="1344" w:type="dxa"/>
            <w:tcBorders>
              <w:top w:val="nil"/>
              <w:left w:val="nil"/>
              <w:bottom w:val="nil"/>
              <w:right w:val="nil"/>
            </w:tcBorders>
            <w:shd w:val="clear" w:color="auto" w:fill="auto"/>
            <w:vAlign w:val="bottom"/>
          </w:tcPr>
          <w:p w14:paraId="6E478A8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5.2%</w:t>
            </w:r>
          </w:p>
        </w:tc>
        <w:tc>
          <w:tcPr>
            <w:tcW w:w="1293" w:type="dxa"/>
            <w:gridSpan w:val="2"/>
            <w:tcBorders>
              <w:top w:val="nil"/>
              <w:left w:val="nil"/>
              <w:bottom w:val="nil"/>
              <w:right w:val="nil"/>
            </w:tcBorders>
            <w:shd w:val="clear" w:color="auto" w:fill="auto"/>
            <w:vAlign w:val="bottom"/>
          </w:tcPr>
          <w:p w14:paraId="499A43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w:t>
            </w:r>
          </w:p>
        </w:tc>
        <w:tc>
          <w:tcPr>
            <w:tcW w:w="1710" w:type="dxa"/>
            <w:tcBorders>
              <w:top w:val="nil"/>
              <w:left w:val="nil"/>
              <w:bottom w:val="nil"/>
              <w:right w:val="nil"/>
            </w:tcBorders>
            <w:shd w:val="clear" w:color="auto" w:fill="auto"/>
            <w:vAlign w:val="bottom"/>
          </w:tcPr>
          <w:p w14:paraId="3E2997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3.0%</w:t>
            </w:r>
          </w:p>
        </w:tc>
        <w:tc>
          <w:tcPr>
            <w:tcW w:w="905" w:type="dxa"/>
            <w:tcBorders>
              <w:top w:val="nil"/>
              <w:left w:val="nil"/>
              <w:bottom w:val="nil"/>
              <w:right w:val="nil"/>
            </w:tcBorders>
            <w:shd w:val="clear" w:color="auto" w:fill="auto"/>
            <w:vAlign w:val="bottom"/>
          </w:tcPr>
          <w:p w14:paraId="5CA20D6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nil"/>
              <w:right w:val="nil"/>
            </w:tcBorders>
            <w:shd w:val="clear" w:color="auto" w:fill="auto"/>
            <w:vAlign w:val="bottom"/>
          </w:tcPr>
          <w:p w14:paraId="4FE911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8.3%</w:t>
            </w:r>
          </w:p>
        </w:tc>
        <w:tc>
          <w:tcPr>
            <w:tcW w:w="1272" w:type="dxa"/>
            <w:tcBorders>
              <w:top w:val="nil"/>
              <w:left w:val="nil"/>
              <w:bottom w:val="nil"/>
              <w:right w:val="nil"/>
            </w:tcBorders>
            <w:shd w:val="clear" w:color="auto" w:fill="auto"/>
            <w:vAlign w:val="bottom"/>
          </w:tcPr>
          <w:p w14:paraId="3B4196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5E25F30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r>
      <w:tr w:rsidR="00523288" w14:paraId="56C96958" w14:textId="77777777">
        <w:trPr>
          <w:trHeight w:val="305"/>
        </w:trPr>
        <w:tc>
          <w:tcPr>
            <w:tcW w:w="856" w:type="dxa"/>
            <w:tcBorders>
              <w:top w:val="nil"/>
              <w:left w:val="nil"/>
              <w:bottom w:val="nil"/>
              <w:right w:val="nil"/>
            </w:tcBorders>
            <w:shd w:val="clear" w:color="auto" w:fill="auto"/>
            <w:vAlign w:val="bottom"/>
          </w:tcPr>
          <w:p w14:paraId="571E47A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w:t>
            </w:r>
          </w:p>
        </w:tc>
        <w:tc>
          <w:tcPr>
            <w:tcW w:w="2020" w:type="dxa"/>
            <w:tcBorders>
              <w:top w:val="nil"/>
              <w:left w:val="nil"/>
              <w:bottom w:val="nil"/>
              <w:right w:val="nil"/>
            </w:tcBorders>
            <w:shd w:val="clear" w:color="auto" w:fill="auto"/>
            <w:vAlign w:val="bottom"/>
          </w:tcPr>
          <w:p w14:paraId="3FAF43A8"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Lake Creek</w:t>
            </w:r>
          </w:p>
        </w:tc>
        <w:tc>
          <w:tcPr>
            <w:tcW w:w="1057" w:type="dxa"/>
            <w:tcBorders>
              <w:top w:val="nil"/>
              <w:left w:val="nil"/>
              <w:bottom w:val="nil"/>
              <w:right w:val="nil"/>
            </w:tcBorders>
            <w:shd w:val="clear" w:color="auto" w:fill="auto"/>
            <w:vAlign w:val="bottom"/>
          </w:tcPr>
          <w:p w14:paraId="41C35F25"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6.7%</w:t>
            </w:r>
          </w:p>
        </w:tc>
        <w:tc>
          <w:tcPr>
            <w:tcW w:w="1344" w:type="dxa"/>
            <w:tcBorders>
              <w:top w:val="nil"/>
              <w:left w:val="nil"/>
              <w:bottom w:val="nil"/>
              <w:right w:val="nil"/>
            </w:tcBorders>
            <w:shd w:val="clear" w:color="auto" w:fill="auto"/>
            <w:vAlign w:val="bottom"/>
          </w:tcPr>
          <w:p w14:paraId="7F25E37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53.3%</w:t>
            </w:r>
          </w:p>
        </w:tc>
        <w:tc>
          <w:tcPr>
            <w:tcW w:w="1293" w:type="dxa"/>
            <w:gridSpan w:val="2"/>
            <w:tcBorders>
              <w:top w:val="nil"/>
              <w:left w:val="nil"/>
              <w:bottom w:val="nil"/>
              <w:right w:val="nil"/>
            </w:tcBorders>
            <w:shd w:val="clear" w:color="auto" w:fill="auto"/>
            <w:vAlign w:val="bottom"/>
          </w:tcPr>
          <w:p w14:paraId="6B94EC1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nil"/>
              <w:right w:val="nil"/>
            </w:tcBorders>
            <w:shd w:val="clear" w:color="auto" w:fill="auto"/>
            <w:vAlign w:val="bottom"/>
          </w:tcPr>
          <w:p w14:paraId="4B329C8D"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20.0%</w:t>
            </w:r>
          </w:p>
        </w:tc>
        <w:tc>
          <w:tcPr>
            <w:tcW w:w="905" w:type="dxa"/>
            <w:tcBorders>
              <w:top w:val="nil"/>
              <w:left w:val="nil"/>
              <w:bottom w:val="nil"/>
              <w:right w:val="nil"/>
            </w:tcBorders>
            <w:shd w:val="clear" w:color="auto" w:fill="auto"/>
            <w:vAlign w:val="bottom"/>
          </w:tcPr>
          <w:p w14:paraId="6FACB7D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423" w:type="dxa"/>
            <w:tcBorders>
              <w:top w:val="nil"/>
              <w:left w:val="nil"/>
              <w:bottom w:val="nil"/>
              <w:right w:val="nil"/>
            </w:tcBorders>
            <w:shd w:val="clear" w:color="auto" w:fill="auto"/>
            <w:vAlign w:val="bottom"/>
          </w:tcPr>
          <w:p w14:paraId="5015C58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272" w:type="dxa"/>
            <w:tcBorders>
              <w:top w:val="nil"/>
              <w:left w:val="nil"/>
              <w:bottom w:val="nil"/>
              <w:right w:val="nil"/>
            </w:tcBorders>
            <w:shd w:val="clear" w:color="auto" w:fill="auto"/>
            <w:vAlign w:val="bottom"/>
          </w:tcPr>
          <w:p w14:paraId="6E473018"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c>
          <w:tcPr>
            <w:tcW w:w="1710" w:type="dxa"/>
            <w:tcBorders>
              <w:top w:val="nil"/>
              <w:left w:val="nil"/>
              <w:bottom w:val="nil"/>
              <w:right w:val="nil"/>
            </w:tcBorders>
            <w:shd w:val="clear" w:color="auto" w:fill="auto"/>
            <w:vAlign w:val="bottom"/>
          </w:tcPr>
          <w:p w14:paraId="3C0CEC1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NA</w:t>
            </w:r>
          </w:p>
        </w:tc>
      </w:tr>
      <w:tr w:rsidR="00523288" w14:paraId="16919F64" w14:textId="77777777">
        <w:trPr>
          <w:trHeight w:val="305"/>
        </w:trPr>
        <w:tc>
          <w:tcPr>
            <w:tcW w:w="856" w:type="dxa"/>
            <w:tcBorders>
              <w:top w:val="nil"/>
              <w:left w:val="nil"/>
              <w:bottom w:val="single" w:sz="4" w:space="0" w:color="000000"/>
              <w:right w:val="nil"/>
            </w:tcBorders>
            <w:shd w:val="clear" w:color="auto" w:fill="auto"/>
            <w:vAlign w:val="bottom"/>
          </w:tcPr>
          <w:p w14:paraId="07DB4A03"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w:t>
            </w:r>
          </w:p>
        </w:tc>
        <w:tc>
          <w:tcPr>
            <w:tcW w:w="2020" w:type="dxa"/>
            <w:tcBorders>
              <w:top w:val="nil"/>
              <w:left w:val="nil"/>
              <w:bottom w:val="single" w:sz="4" w:space="0" w:color="000000"/>
              <w:right w:val="nil"/>
            </w:tcBorders>
            <w:shd w:val="clear" w:color="auto" w:fill="auto"/>
            <w:vAlign w:val="bottom"/>
          </w:tcPr>
          <w:p w14:paraId="02B2FDEE" w14:textId="77777777" w:rsidR="00523288" w:rsidRDefault="00925D81">
            <w:pP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Humboldt River</w:t>
            </w:r>
          </w:p>
        </w:tc>
        <w:tc>
          <w:tcPr>
            <w:tcW w:w="1057" w:type="dxa"/>
            <w:tcBorders>
              <w:top w:val="nil"/>
              <w:left w:val="nil"/>
              <w:bottom w:val="single" w:sz="4" w:space="0" w:color="000000"/>
              <w:right w:val="nil"/>
            </w:tcBorders>
            <w:shd w:val="clear" w:color="auto" w:fill="auto"/>
            <w:vAlign w:val="bottom"/>
          </w:tcPr>
          <w:p w14:paraId="27C446B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28.6%</w:t>
            </w:r>
          </w:p>
        </w:tc>
        <w:tc>
          <w:tcPr>
            <w:tcW w:w="1344" w:type="dxa"/>
            <w:tcBorders>
              <w:top w:val="nil"/>
              <w:left w:val="nil"/>
              <w:bottom w:val="single" w:sz="4" w:space="0" w:color="000000"/>
              <w:right w:val="nil"/>
            </w:tcBorders>
            <w:shd w:val="clear" w:color="auto" w:fill="auto"/>
            <w:vAlign w:val="bottom"/>
          </w:tcPr>
          <w:p w14:paraId="2FD99740"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47.6%</w:t>
            </w:r>
          </w:p>
        </w:tc>
        <w:tc>
          <w:tcPr>
            <w:tcW w:w="1293" w:type="dxa"/>
            <w:gridSpan w:val="2"/>
            <w:tcBorders>
              <w:top w:val="nil"/>
              <w:left w:val="nil"/>
              <w:bottom w:val="single" w:sz="4" w:space="0" w:color="000000"/>
              <w:right w:val="nil"/>
            </w:tcBorders>
            <w:shd w:val="clear" w:color="auto" w:fill="auto"/>
            <w:vAlign w:val="bottom"/>
          </w:tcPr>
          <w:p w14:paraId="498C48A4"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23.8%</w:t>
            </w:r>
          </w:p>
        </w:tc>
        <w:tc>
          <w:tcPr>
            <w:tcW w:w="1710" w:type="dxa"/>
            <w:tcBorders>
              <w:top w:val="nil"/>
              <w:left w:val="nil"/>
              <w:bottom w:val="single" w:sz="4" w:space="0" w:color="000000"/>
              <w:right w:val="nil"/>
            </w:tcBorders>
            <w:shd w:val="clear" w:color="auto" w:fill="auto"/>
            <w:vAlign w:val="bottom"/>
          </w:tcPr>
          <w:p w14:paraId="25CBA5F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76.2%</w:t>
            </w:r>
          </w:p>
        </w:tc>
        <w:tc>
          <w:tcPr>
            <w:tcW w:w="905" w:type="dxa"/>
            <w:tcBorders>
              <w:top w:val="nil"/>
              <w:left w:val="nil"/>
              <w:bottom w:val="single" w:sz="4" w:space="0" w:color="000000"/>
              <w:right w:val="nil"/>
            </w:tcBorders>
            <w:shd w:val="clear" w:color="auto" w:fill="auto"/>
            <w:vAlign w:val="bottom"/>
          </w:tcPr>
          <w:p w14:paraId="10AB3EF7"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423" w:type="dxa"/>
            <w:tcBorders>
              <w:top w:val="nil"/>
              <w:left w:val="nil"/>
              <w:bottom w:val="single" w:sz="4" w:space="0" w:color="000000"/>
              <w:right w:val="nil"/>
            </w:tcBorders>
            <w:shd w:val="clear" w:color="auto" w:fill="auto"/>
            <w:vAlign w:val="bottom"/>
          </w:tcPr>
          <w:p w14:paraId="149B46BA"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272" w:type="dxa"/>
            <w:tcBorders>
              <w:top w:val="nil"/>
              <w:left w:val="nil"/>
              <w:bottom w:val="single" w:sz="4" w:space="0" w:color="000000"/>
              <w:right w:val="nil"/>
            </w:tcBorders>
            <w:shd w:val="clear" w:color="auto" w:fill="auto"/>
            <w:vAlign w:val="bottom"/>
          </w:tcPr>
          <w:p w14:paraId="23F4FB81"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w:t>
            </w:r>
          </w:p>
        </w:tc>
        <w:tc>
          <w:tcPr>
            <w:tcW w:w="1710" w:type="dxa"/>
            <w:tcBorders>
              <w:top w:val="nil"/>
              <w:left w:val="nil"/>
              <w:bottom w:val="single" w:sz="4" w:space="0" w:color="000000"/>
              <w:right w:val="nil"/>
            </w:tcBorders>
            <w:shd w:val="clear" w:color="auto" w:fill="auto"/>
            <w:vAlign w:val="bottom"/>
          </w:tcPr>
          <w:p w14:paraId="0861449B" w14:textId="77777777" w:rsidR="00523288" w:rsidRDefault="00925D81">
            <w:pPr>
              <w:spacing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100.0%</w:t>
            </w:r>
          </w:p>
        </w:tc>
      </w:tr>
    </w:tbl>
    <w:p w14:paraId="6B9C71D4" w14:textId="77777777" w:rsidR="00523288" w:rsidRDefault="00523288">
      <w:pPr>
        <w:rPr>
          <w:rFonts w:ascii="Times New Roman" w:eastAsia="Times New Roman" w:hAnsi="Times New Roman" w:cs="Times New Roman"/>
          <w:sz w:val="24"/>
          <w:szCs w:val="24"/>
        </w:rPr>
      </w:pPr>
    </w:p>
    <w:p w14:paraId="6BC7BC30" w14:textId="77777777" w:rsidR="00523288" w:rsidRDefault="00925D81">
      <w:pPr>
        <w:rPr>
          <w:rFonts w:ascii="Times New Roman" w:eastAsia="Times New Roman" w:hAnsi="Times New Roman" w:cs="Times New Roman"/>
          <w:sz w:val="24"/>
          <w:szCs w:val="24"/>
        </w:rPr>
        <w:sectPr w:rsidR="00523288">
          <w:pgSz w:w="15840" w:h="12240" w:orient="landscape"/>
          <w:pgMar w:top="1440" w:right="1440" w:bottom="1440" w:left="1440" w:header="720" w:footer="720" w:gutter="0"/>
          <w:cols w:space="720"/>
        </w:sectPr>
      </w:pPr>
      <w:r>
        <w:rPr>
          <w:rFonts w:ascii="Times New Roman" w:eastAsia="Times New Roman" w:hAnsi="Times New Roman" w:cs="Times New Roman"/>
          <w:sz w:val="24"/>
          <w:szCs w:val="24"/>
        </w:rPr>
        <w:t>CPL=Coastal Plains, NAP=Northern Appalachians, NPL=Northern Plains, SAP=Southern Appalachians, SPL=Southern Plains, TPL=Temperate Plains, UMW=Upper Midwest, WMT-Western Mountains, XER=Xeric. Strict protection=managed for biodiversity (GAPS 1-2), multi-use=managed for biodiversity and natural resource extraction (GAP 3)</w:t>
      </w:r>
      <w:r>
        <w:br w:type="page"/>
      </w:r>
    </w:p>
    <w:p w14:paraId="688B661C" w14:textId="77777777" w:rsidR="00523288" w:rsidRDefault="00925D81">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 Captions</w:t>
      </w:r>
    </w:p>
    <w:p w14:paraId="46D936EF" w14:textId="77777777" w:rsidR="00523288" w:rsidRPr="00857FC5"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w:t>
      </w:r>
      <w:r w:rsidRPr="00857FC5">
        <w:rPr>
          <w:rFonts w:ascii="Times New Roman" w:eastAsia="Times New Roman" w:hAnsi="Times New Roman" w:cs="Times New Roman"/>
          <w:sz w:val="24"/>
          <w:szCs w:val="24"/>
        </w:rPr>
        <w:t>in (b) to represent loss of stream habitat. Isolated lakes are not accessible through networks.</w:t>
      </w:r>
    </w:p>
    <w:p w14:paraId="161D44D8"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7BE6DA06" w14:textId="77777777" w:rsidR="00523288" w:rsidRPr="00857FC5" w:rsidRDefault="00925D81">
      <w:pPr>
        <w:widowControl w:val="0"/>
        <w:spacing w:line="480" w:lineRule="auto"/>
        <w:rPr>
          <w:rFonts w:ascii="Times New Roman" w:eastAsia="Times New Roman" w:hAnsi="Times New Roman" w:cs="Times New Roman"/>
          <w:sz w:val="24"/>
          <w:szCs w:val="24"/>
        </w:rPr>
      </w:pPr>
      <w:r w:rsidRPr="00857FC5">
        <w:rPr>
          <w:rFonts w:ascii="Times New Roman" w:eastAsia="Times New Roman" w:hAnsi="Times New Roman" w:cs="Times New Roman"/>
          <w:b/>
          <w:sz w:val="24"/>
          <w:szCs w:val="24"/>
        </w:rPr>
        <w:t>Figure. 2. (</w:t>
      </w:r>
      <w:r w:rsidRPr="005D42A8">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UMW=Upper Midwest, WMT=Western Mountains, XER=Xeric. (c) Strict (managed for biodiversity; GAPS 1-2) and multi-use (managed for biodiversity and natural resource extraction; GAP 3) protected areas based on the US Protected Areas Database v2.0 (US Geological Survey 2018).</w:t>
      </w:r>
    </w:p>
    <w:p w14:paraId="624703ED" w14:textId="77777777" w:rsidR="00523288" w:rsidRPr="00857FC5" w:rsidRDefault="00523288">
      <w:pPr>
        <w:widowControl w:val="0"/>
        <w:spacing w:line="480" w:lineRule="auto"/>
        <w:rPr>
          <w:rFonts w:ascii="Times New Roman" w:eastAsia="Times New Roman" w:hAnsi="Times New Roman" w:cs="Times New Roman"/>
          <w:sz w:val="24"/>
          <w:szCs w:val="24"/>
        </w:rPr>
      </w:pPr>
    </w:p>
    <w:p w14:paraId="596E7CBA" w14:textId="77777777" w:rsidR="00523288" w:rsidRDefault="00925D81">
      <w:pPr>
        <w:widowControl w:val="0"/>
        <w:spacing w:line="480" w:lineRule="auto"/>
        <w:rPr>
          <w:rFonts w:ascii="Times New Roman" w:eastAsia="Times New Roman" w:hAnsi="Times New Roman" w:cs="Times New Roman"/>
          <w:b/>
          <w:sz w:val="24"/>
          <w:szCs w:val="24"/>
        </w:rPr>
      </w:pPr>
      <w:r w:rsidRPr="00857FC5">
        <w:rPr>
          <w:rFonts w:ascii="Times New Roman" w:eastAsia="Times New Roman" w:hAnsi="Times New Roman" w:cs="Times New Roman"/>
          <w:b/>
          <w:sz w:val="24"/>
          <w:szCs w:val="24"/>
        </w:rPr>
        <w:t xml:space="preserve">Figure. 3. </w:t>
      </w:r>
      <w:r w:rsidRPr="00857FC5">
        <w:rPr>
          <w:rFonts w:ascii="Times New Roman" w:eastAsia="Times New Roman" w:hAnsi="Times New Roman" w:cs="Times New Roman"/>
          <w:color w:val="000000"/>
          <w:sz w:val="24"/>
          <w:szCs w:val="24"/>
        </w:rPr>
        <w:t xml:space="preserve">Graphical depiction of a hypothetical network showing the </w:t>
      </w:r>
      <w:proofErr w:type="gramStart"/>
      <w:r w:rsidRPr="00857FC5">
        <w:rPr>
          <w:rFonts w:ascii="Times New Roman" w:eastAsia="Times New Roman" w:hAnsi="Times New Roman" w:cs="Times New Roman"/>
          <w:color w:val="000000"/>
          <w:sz w:val="24"/>
          <w:szCs w:val="24"/>
        </w:rPr>
        <w:t>three network</w:t>
      </w:r>
      <w:proofErr w:type="gramEnd"/>
      <w:r w:rsidRPr="00857FC5">
        <w:rPr>
          <w:rFonts w:ascii="Times New Roman" w:eastAsia="Times New Roman" w:hAnsi="Times New Roman" w:cs="Times New Roman"/>
          <w:color w:val="000000"/>
          <w:sz w:val="24"/>
          <w:szCs w:val="24"/>
        </w:rPr>
        <w:t xml:space="preserve"> metrics used</w:t>
      </w:r>
      <w:r>
        <w:rPr>
          <w:rFonts w:ascii="Times New Roman" w:eastAsia="Times New Roman" w:hAnsi="Times New Roman" w:cs="Times New Roman"/>
          <w:color w:val="000000"/>
          <w:sz w:val="24"/>
          <w:szCs w:val="24"/>
        </w:rPr>
        <w:t xml:space="preserve">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EB3DF68" w14:textId="77777777" w:rsidR="00523288" w:rsidRDefault="00523288">
      <w:pPr>
        <w:widowControl w:val="0"/>
        <w:spacing w:line="480" w:lineRule="auto"/>
        <w:rPr>
          <w:rFonts w:ascii="Times New Roman" w:eastAsia="Times New Roman" w:hAnsi="Times New Roman" w:cs="Times New Roman"/>
          <w:b/>
          <w:sz w:val="24"/>
          <w:szCs w:val="24"/>
        </w:rPr>
      </w:pPr>
    </w:p>
    <w:p w14:paraId="558E91F0"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59819973" w14:textId="77777777" w:rsidR="00523288" w:rsidRDefault="00523288">
      <w:pPr>
        <w:widowControl w:val="0"/>
        <w:spacing w:line="480" w:lineRule="auto"/>
        <w:rPr>
          <w:rFonts w:ascii="Times New Roman" w:eastAsia="Times New Roman" w:hAnsi="Times New Roman" w:cs="Times New Roman"/>
          <w:sz w:val="24"/>
          <w:szCs w:val="24"/>
        </w:rPr>
      </w:pPr>
    </w:p>
    <w:p w14:paraId="5BE8B4E1" w14:textId="1052E074" w:rsidR="00523288" w:rsidRDefault="00925D81">
      <w:pPr>
        <w:widowControl w:val="0"/>
        <w:spacing w:line="480" w:lineRule="auto"/>
        <w:rPr>
          <w:rFonts w:ascii="Times New Roman" w:eastAsia="Times New Roman" w:hAnsi="Times New Roman" w:cs="Times New Roman"/>
          <w:sz w:val="24"/>
          <w:szCs w:val="24"/>
        </w:rPr>
        <w:sectPr w:rsidR="00523288">
          <w:pgSz w:w="12240" w:h="15840"/>
          <w:pgMar w:top="1440" w:right="1440" w:bottom="1440" w:left="1440" w:header="720" w:footer="720" w:gutter="0"/>
          <w:cols w:space="720"/>
        </w:sect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w:t>
      </w:r>
      <w:ins w:id="285" w:author="immccull@gmail.com" w:date="2022-03-23T11:24: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Table S1 for number of networks and hub lakes per ecoregion. CPL=Coastal Plains, NAP=Northern Appalachians, NPL=Northern Plains, SAP=Southern Appalachians, SPL=Southern Plains, TPL=Temperate Plains, UMW=Upper Midwest, WMT=Western Mountains, XER=Xeric.</w:t>
      </w:r>
    </w:p>
    <w:p w14:paraId="09700F5B" w14:textId="77777777" w:rsidR="00523288" w:rsidRDefault="00925D81">
      <w:pPr>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Figures</w:t>
      </w:r>
    </w:p>
    <w:p w14:paraId="2B09D3F3"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F85B0F" wp14:editId="28CA2CB6">
            <wp:extent cx="5943600" cy="25781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8"/>
                    <a:srcRect/>
                    <a:stretch>
                      <a:fillRect/>
                    </a:stretch>
                  </pic:blipFill>
                  <pic:spPr>
                    <a:xfrm>
                      <a:off x="0" y="0"/>
                      <a:ext cx="5943600" cy="2578100"/>
                    </a:xfrm>
                    <a:prstGeom prst="rect">
                      <a:avLst/>
                    </a:prstGeom>
                    <a:ln/>
                  </pic:spPr>
                </pic:pic>
              </a:graphicData>
            </a:graphic>
          </wp:inline>
        </w:drawing>
      </w:r>
    </w:p>
    <w:p w14:paraId="3314EC77" w14:textId="77777777" w:rsidR="00523288" w:rsidRDefault="00523288">
      <w:pPr>
        <w:widowControl w:val="0"/>
        <w:spacing w:line="480" w:lineRule="auto"/>
        <w:rPr>
          <w:rFonts w:ascii="Times New Roman" w:eastAsia="Times New Roman" w:hAnsi="Times New Roman" w:cs="Times New Roman"/>
          <w:b/>
          <w:sz w:val="24"/>
          <w:szCs w:val="24"/>
        </w:rPr>
      </w:pPr>
    </w:p>
    <w:p w14:paraId="44C06D3E"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Figure. 1.</w:t>
      </w:r>
      <w:r>
        <w:rPr>
          <w:rFonts w:ascii="Times New Roman" w:eastAsia="Times New Roman" w:hAnsi="Times New Roman" w:cs="Times New Roman"/>
          <w:sz w:val="24"/>
          <w:szCs w:val="24"/>
        </w:rPr>
        <w:t xml:space="preserve"> Freshwater connectivity in Michigan, USA based on (a) an intact network with an operational hub lake and (b) a compromised hub lake, which results in network fragmentation and possible upstream habitat loss for freshwater biodiversity. Upstream streams are grayed out in (b) to represent loss of stream habitat. Isolated lakes are not accessible through networks.</w:t>
      </w:r>
    </w:p>
    <w:p w14:paraId="252BBF76" w14:textId="77777777" w:rsidR="00523288" w:rsidRDefault="00523288">
      <w:pPr>
        <w:widowControl w:val="0"/>
        <w:spacing w:line="480" w:lineRule="auto"/>
        <w:rPr>
          <w:rFonts w:ascii="Times New Roman" w:eastAsia="Times New Roman" w:hAnsi="Times New Roman" w:cs="Times New Roman"/>
          <w:sz w:val="24"/>
          <w:szCs w:val="24"/>
        </w:rPr>
      </w:pPr>
    </w:p>
    <w:p w14:paraId="1A5CE6D7"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F2208EC" wp14:editId="07BD3887">
            <wp:extent cx="3057525" cy="59245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3057525" cy="5924550"/>
                    </a:xfrm>
                    <a:prstGeom prst="rect">
                      <a:avLst/>
                    </a:prstGeom>
                    <a:ln/>
                  </pic:spPr>
                </pic:pic>
              </a:graphicData>
            </a:graphic>
          </wp:inline>
        </w:drawing>
      </w:r>
    </w:p>
    <w:p w14:paraId="791078D4" w14:textId="77777777" w:rsidR="00523288" w:rsidRPr="005C3382"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2. </w:t>
      </w:r>
      <w:r w:rsidRPr="005D42A8">
        <w:rPr>
          <w:rFonts w:ascii="Times New Roman" w:eastAsia="Gungsuh" w:hAnsi="Times New Roman" w:cs="Times New Roman"/>
          <w:sz w:val="24"/>
          <w:szCs w:val="24"/>
        </w:rPr>
        <w:t>(a) Freshwater networks of the conterminous US based on LAGOS-US-NETWORKS v1.0 (King et al. 2021 b, c). Contiguous colors represent individual networks (the largest of which is the Mississippi River basin in green in the central US). Shown are 898 unique networks containing a total of 86511 lakes ≥ 1 ha. (b) Ecoregions used by the US Environmental Protection Agency National Aquatic Resource Survey (Herlihy et al. 2008). CPL=Coastal Plains, NAP=Northern Appalachians, NPL=Northern Plains, SAP=Southern Appalachians, SPL=Southern Plains, TPL=Temperate Plains, WMT=Western Mountains, UMW=Upper Midwest, XER=Xeric. (c) Strict (managed for biodiversity; GAPS 1-2) and multi-use (managed for biodiversity and natural resource extraction; GAP 3) protected areas based on the US Protected Areas Database v2.0 (US Geological Survey 2018).</w:t>
      </w:r>
    </w:p>
    <w:p w14:paraId="07F85C19" w14:textId="77777777" w:rsidR="00523288" w:rsidRDefault="00925D81">
      <w:pPr>
        <w:rPr>
          <w:rFonts w:ascii="Times New Roman" w:eastAsia="Times New Roman" w:hAnsi="Times New Roman" w:cs="Times New Roman"/>
          <w:sz w:val="24"/>
          <w:szCs w:val="24"/>
        </w:rPr>
      </w:pPr>
      <w:r>
        <w:br w:type="page"/>
      </w:r>
    </w:p>
    <w:p w14:paraId="5DF1E0F4"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12E5103" wp14:editId="68E69BE1">
            <wp:extent cx="5273298" cy="5273298"/>
            <wp:effectExtent l="0" t="0" r="0" b="0"/>
            <wp:docPr id="2" name="image3.png" descr="C:\Users\FWL\Documents\TripleC\Figures\Fig3_netmetrics.tif"/>
            <wp:cNvGraphicFramePr/>
            <a:graphic xmlns:a="http://schemas.openxmlformats.org/drawingml/2006/main">
              <a:graphicData uri="http://schemas.openxmlformats.org/drawingml/2006/picture">
                <pic:pic xmlns:pic="http://schemas.openxmlformats.org/drawingml/2006/picture">
                  <pic:nvPicPr>
                    <pic:cNvPr id="0" name="image3.png" descr="C:\Users\FWL\Documents\TripleC\Figures\Fig3_netmetrics.tif"/>
                    <pic:cNvPicPr preferRelativeResize="0"/>
                  </pic:nvPicPr>
                  <pic:blipFill>
                    <a:blip r:embed="rId20"/>
                    <a:srcRect/>
                    <a:stretch>
                      <a:fillRect/>
                    </a:stretch>
                  </pic:blipFill>
                  <pic:spPr>
                    <a:xfrm>
                      <a:off x="0" y="0"/>
                      <a:ext cx="5273298" cy="5273298"/>
                    </a:xfrm>
                    <a:prstGeom prst="rect">
                      <a:avLst/>
                    </a:prstGeom>
                    <a:ln/>
                  </pic:spPr>
                </pic:pic>
              </a:graphicData>
            </a:graphic>
          </wp:inline>
        </w:drawing>
      </w:r>
    </w:p>
    <w:p w14:paraId="234FE17C" w14:textId="77777777" w:rsidR="00523288" w:rsidRDefault="00523288">
      <w:pPr>
        <w:widowControl w:val="0"/>
        <w:spacing w:line="480" w:lineRule="auto"/>
        <w:rPr>
          <w:rFonts w:ascii="Times New Roman" w:eastAsia="Times New Roman" w:hAnsi="Times New Roman" w:cs="Times New Roman"/>
          <w:sz w:val="24"/>
          <w:szCs w:val="24"/>
        </w:rPr>
      </w:pPr>
    </w:p>
    <w:p w14:paraId="4A8A1AA7" w14:textId="22F7DAE2" w:rsidR="00523288" w:rsidDel="00201A78" w:rsidRDefault="00925D81">
      <w:pPr>
        <w:widowControl w:val="0"/>
        <w:spacing w:line="240" w:lineRule="auto"/>
        <w:rPr>
          <w:del w:id="286" w:author="Melanie" w:date="2022-03-04T15:33:00Z"/>
          <w:rFonts w:ascii="Times New Roman" w:eastAsia="Times New Roman" w:hAnsi="Times New Roman" w:cs="Times New Roman"/>
          <w:b/>
          <w:sz w:val="24"/>
          <w:szCs w:val="24"/>
        </w:rPr>
      </w:pPr>
      <w:r>
        <w:rPr>
          <w:rFonts w:ascii="Times New Roman" w:eastAsia="Times New Roman" w:hAnsi="Times New Roman" w:cs="Times New Roman"/>
          <w:b/>
          <w:sz w:val="24"/>
          <w:szCs w:val="24"/>
        </w:rPr>
        <w:t>Figure. 3.</w:t>
      </w:r>
      <w:ins w:id="287" w:author="Melanie" w:date="2022-03-04T15:33:00Z">
        <w:r w:rsidR="00201A78">
          <w:rPr>
            <w:rFonts w:ascii="Times New Roman" w:eastAsia="Times New Roman" w:hAnsi="Times New Roman" w:cs="Times New Roman"/>
            <w:color w:val="000000"/>
            <w:sz w:val="24"/>
            <w:szCs w:val="24"/>
          </w:rPr>
          <w:t xml:space="preserve"> </w:t>
        </w:r>
      </w:ins>
    </w:p>
    <w:p w14:paraId="2F2D52E2" w14:textId="307B408C" w:rsidR="00523288" w:rsidRDefault="00925D81">
      <w:pPr>
        <w:widowControl w:val="0"/>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Graphical depiction of a hypothetical network showing the three network </w:t>
      </w:r>
      <w:ins w:id="288" w:author="immccull@gmail.com" w:date="2022-03-22T14:52:00Z">
        <w:r w:rsidR="005D42A8">
          <w:rPr>
            <w:rFonts w:ascii="Times New Roman" w:eastAsia="Times New Roman" w:hAnsi="Times New Roman" w:cs="Times New Roman"/>
            <w:color w:val="000000"/>
            <w:sz w:val="24"/>
            <w:szCs w:val="24"/>
          </w:rPr>
          <w:t xml:space="preserve">importance </w:t>
        </w:r>
      </w:ins>
      <w:r>
        <w:rPr>
          <w:rFonts w:ascii="Times New Roman" w:eastAsia="Times New Roman" w:hAnsi="Times New Roman" w:cs="Times New Roman"/>
          <w:color w:val="000000"/>
          <w:sz w:val="24"/>
          <w:szCs w:val="24"/>
        </w:rPr>
        <w:t>metrics used to define a hub lake: (a) vertex strength of each lake colored by quintile, (b) betweenness centrality of each lake colored by quintile, (c) lakes that are articulation points outlined in green and showing the subnetworks created by the removal of the central lake marked by “X”. Hub lakes for the network (d) are those that are in the top quintile of vertex strength, the top quintile of betweenness centrality, and are articulation points.</w:t>
      </w:r>
    </w:p>
    <w:p w14:paraId="78D17640"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71F704FE" wp14:editId="2C876C0D">
            <wp:extent cx="4581525" cy="589597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581525" cy="5895975"/>
                    </a:xfrm>
                    <a:prstGeom prst="rect">
                      <a:avLst/>
                    </a:prstGeom>
                    <a:ln/>
                  </pic:spPr>
                </pic:pic>
              </a:graphicData>
            </a:graphic>
          </wp:inline>
        </w:drawing>
      </w:r>
    </w:p>
    <w:p w14:paraId="16B26066" w14:textId="77777777" w:rsidR="00523288" w:rsidRDefault="00523288">
      <w:pPr>
        <w:widowControl w:val="0"/>
        <w:spacing w:line="240" w:lineRule="auto"/>
        <w:rPr>
          <w:rFonts w:ascii="Times New Roman" w:eastAsia="Times New Roman" w:hAnsi="Times New Roman" w:cs="Times New Roman"/>
          <w:sz w:val="24"/>
          <w:szCs w:val="24"/>
        </w:rPr>
      </w:pPr>
    </w:p>
    <w:p w14:paraId="5428F94D" w14:textId="77777777"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4. </w:t>
      </w:r>
      <w:r>
        <w:rPr>
          <w:rFonts w:ascii="Times New Roman" w:eastAsia="Times New Roman" w:hAnsi="Times New Roman" w:cs="Times New Roman"/>
          <w:sz w:val="24"/>
          <w:szCs w:val="24"/>
        </w:rPr>
        <w:t>(a) Freshwater network connectivity scores (for networks &gt; 4 lakes) and hub lakes (n = 2080). The Mississippi River network (unscored) is shown in light blue dots. (b) Highest-ranking freshwater network connectivity scores. Unique mapped colors represent individual, contiguous networks with high connectivity scores (n = 13), which are ranked by connectivity score (1 = highest).</w:t>
      </w:r>
    </w:p>
    <w:p w14:paraId="42F0ED6B" w14:textId="77777777" w:rsidR="00523288" w:rsidRDefault="00523288">
      <w:pPr>
        <w:widowControl w:val="0"/>
        <w:spacing w:line="480" w:lineRule="auto"/>
        <w:rPr>
          <w:rFonts w:ascii="Times New Roman" w:eastAsia="Times New Roman" w:hAnsi="Times New Roman" w:cs="Times New Roman"/>
          <w:sz w:val="24"/>
          <w:szCs w:val="24"/>
        </w:rPr>
      </w:pPr>
    </w:p>
    <w:p w14:paraId="2FD0F1AC" w14:textId="77777777" w:rsidR="00523288" w:rsidRDefault="00925D81">
      <w:pPr>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248F83A" wp14:editId="2467AA2E">
            <wp:extent cx="5943600" cy="59436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5943600"/>
                    </a:xfrm>
                    <a:prstGeom prst="rect">
                      <a:avLst/>
                    </a:prstGeom>
                    <a:ln/>
                  </pic:spPr>
                </pic:pic>
              </a:graphicData>
            </a:graphic>
          </wp:inline>
        </w:drawing>
      </w:r>
    </w:p>
    <w:p w14:paraId="7DD4181E" w14:textId="6DFA0845" w:rsidR="00523288" w:rsidRDefault="00925D8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Figure. 5. </w:t>
      </w:r>
      <w:r>
        <w:rPr>
          <w:rFonts w:ascii="Times New Roman" w:eastAsia="Times New Roman" w:hAnsi="Times New Roman" w:cs="Times New Roman"/>
          <w:sz w:val="24"/>
          <w:szCs w:val="24"/>
        </w:rPr>
        <w:t xml:space="preserve">Percent of freshwater networks (lakes within networks) and hub lakes protected by NARS ecoregion and different levels of protection. The Mississippi River network (considered separately) has 7.6% and 15.1% of its lakes protected, respectively, under strict and strict + multi-use lake center protection (a), and 4.3% and 13.8% of its lakes protected, respectively, under strict and strict + multi-use 80% watershed protection, respectively (c). Mississippi River network hubs are reflected in (b) and (d). Dashed lines represent the 17% Aichi conservation target. See </w:t>
      </w:r>
      <w:ins w:id="289" w:author="immccull@gmail.com" w:date="2022-03-23T11:24:00Z">
        <w:r w:rsidR="00EE5C5E">
          <w:rPr>
            <w:rFonts w:ascii="Times New Roman" w:eastAsia="Times New Roman" w:hAnsi="Times New Roman" w:cs="Times New Roman"/>
            <w:sz w:val="24"/>
            <w:szCs w:val="24"/>
          </w:rPr>
          <w:t xml:space="preserve">Appendix S1: </w:t>
        </w:r>
      </w:ins>
      <w:r>
        <w:rPr>
          <w:rFonts w:ascii="Times New Roman" w:eastAsia="Times New Roman" w:hAnsi="Times New Roman" w:cs="Times New Roman"/>
          <w:sz w:val="24"/>
          <w:szCs w:val="24"/>
        </w:rPr>
        <w:t>Table S1 for number of networks and hub lakes per ecoregion. CPL=Coastal Plains, NAP=Northern Appalachians, NPL=Northern Plains, SAP=Southern Appalachians, SPL=Southern Plains, TPL=Temperate Plains, UMW=Upper Midwest, WMT=Western Mountains, XER=Xeric.</w:t>
      </w:r>
    </w:p>
    <w:p w14:paraId="4CAE1F6C" w14:textId="77777777" w:rsidR="00523288" w:rsidRDefault="00523288">
      <w:pPr>
        <w:widowControl w:val="0"/>
        <w:spacing w:line="240" w:lineRule="auto"/>
        <w:rPr>
          <w:rFonts w:ascii="Times New Roman" w:eastAsia="Times New Roman" w:hAnsi="Times New Roman" w:cs="Times New Roman"/>
        </w:rPr>
      </w:pPr>
    </w:p>
    <w:sectPr w:rsidR="00523288">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4F9B3B" w14:textId="77777777" w:rsidR="00561677" w:rsidRDefault="00561677">
      <w:pPr>
        <w:spacing w:line="240" w:lineRule="auto"/>
      </w:pPr>
      <w:r>
        <w:separator/>
      </w:r>
    </w:p>
  </w:endnote>
  <w:endnote w:type="continuationSeparator" w:id="0">
    <w:p w14:paraId="25B1DB1D" w14:textId="77777777" w:rsidR="00561677" w:rsidRDefault="005616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ungsuh">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4DC6DA" w14:textId="77777777" w:rsidR="00523288" w:rsidRDefault="00523288">
    <w:pPr>
      <w:rPr>
        <w:ins w:id="159" w:author="Ian McCullough" w:date="2022-02-14T18:59:00Z"/>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BFCB9D" w14:textId="77777777" w:rsidR="00561677" w:rsidRDefault="00561677">
      <w:pPr>
        <w:spacing w:line="240" w:lineRule="auto"/>
      </w:pPr>
      <w:r>
        <w:separator/>
      </w:r>
    </w:p>
  </w:footnote>
  <w:footnote w:type="continuationSeparator" w:id="0">
    <w:p w14:paraId="7AB0F8DE" w14:textId="77777777" w:rsidR="00561677" w:rsidRDefault="005616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2E0386" w14:textId="77777777" w:rsidR="00523288" w:rsidRDefault="00925D81">
    <w:pPr>
      <w:pBdr>
        <w:top w:val="nil"/>
        <w:left w:val="nil"/>
        <w:bottom w:val="nil"/>
        <w:right w:val="nil"/>
        <w:between w:val="nil"/>
      </w:pBdr>
      <w:tabs>
        <w:tab w:val="center" w:pos="4680"/>
        <w:tab w:val="right" w:pos="9360"/>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F30538">
      <w:rPr>
        <w:noProof/>
        <w:color w:val="000000"/>
      </w:rPr>
      <w:t>1</w:t>
    </w:r>
    <w:r>
      <w:rPr>
        <w:color w:val="00000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A55B68"/>
    <w:multiLevelType w:val="hybridMultilevel"/>
    <w:tmpl w:val="93DAB9B8"/>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AD6055B"/>
    <w:multiLevelType w:val="multilevel"/>
    <w:tmpl w:val="5902FF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ing, Katelyn">
    <w15:presenceInfo w15:providerId="AD" w15:userId="S::kingkb@umich.edu::ea7480ef-5902-4333-9808-1a10c75c3960"/>
  </w15:person>
  <w15:person w15:author="immccull@gmail.com">
    <w15:presenceInfo w15:providerId="Windows Live" w15:userId="78f0df2372ec28c1"/>
  </w15:person>
  <w15:person w15:author="Melanie">
    <w15:presenceInfo w15:providerId="Windows Live" w15:userId="61b981c64b2357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288"/>
    <w:rsid w:val="0000338F"/>
    <w:rsid w:val="00051895"/>
    <w:rsid w:val="00057A44"/>
    <w:rsid w:val="00180F4F"/>
    <w:rsid w:val="001D7FF3"/>
    <w:rsid w:val="001E238A"/>
    <w:rsid w:val="00201A78"/>
    <w:rsid w:val="00240CFF"/>
    <w:rsid w:val="002645B7"/>
    <w:rsid w:val="002C51AA"/>
    <w:rsid w:val="00302410"/>
    <w:rsid w:val="004E19FE"/>
    <w:rsid w:val="00523288"/>
    <w:rsid w:val="00561677"/>
    <w:rsid w:val="005B138B"/>
    <w:rsid w:val="005C3382"/>
    <w:rsid w:val="005D42A8"/>
    <w:rsid w:val="00611953"/>
    <w:rsid w:val="00671D43"/>
    <w:rsid w:val="006C34B4"/>
    <w:rsid w:val="007A53A2"/>
    <w:rsid w:val="007C0DC2"/>
    <w:rsid w:val="007C2BE1"/>
    <w:rsid w:val="0084721A"/>
    <w:rsid w:val="00857FC5"/>
    <w:rsid w:val="008A1ED9"/>
    <w:rsid w:val="008D5B7E"/>
    <w:rsid w:val="008E259F"/>
    <w:rsid w:val="00902661"/>
    <w:rsid w:val="00925D81"/>
    <w:rsid w:val="00940163"/>
    <w:rsid w:val="009439B8"/>
    <w:rsid w:val="0095431D"/>
    <w:rsid w:val="009C4A11"/>
    <w:rsid w:val="00AA0353"/>
    <w:rsid w:val="00B06C97"/>
    <w:rsid w:val="00C544E3"/>
    <w:rsid w:val="00CA7471"/>
    <w:rsid w:val="00CD3374"/>
    <w:rsid w:val="00D35786"/>
    <w:rsid w:val="00D57B35"/>
    <w:rsid w:val="00E33986"/>
    <w:rsid w:val="00E83D35"/>
    <w:rsid w:val="00ED00A7"/>
    <w:rsid w:val="00EE5C5E"/>
    <w:rsid w:val="00F15BAA"/>
    <w:rsid w:val="00F30538"/>
    <w:rsid w:val="00F7681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F46420"/>
  <w15:docId w15:val="{DA7C1528-4AC7-4B77-A5BB-66B398E84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character" w:styleId="LineNumber">
    <w:name w:val="line number"/>
    <w:basedOn w:val="DefaultParagraphFont"/>
    <w:uiPriority w:val="99"/>
    <w:semiHidden/>
    <w:unhideWhenUsed/>
    <w:rsid w:val="00F30538"/>
  </w:style>
  <w:style w:type="paragraph" w:styleId="Revision">
    <w:name w:val="Revision"/>
    <w:hidden/>
    <w:uiPriority w:val="99"/>
    <w:semiHidden/>
    <w:rsid w:val="00F30538"/>
    <w:pPr>
      <w:spacing w:line="240" w:lineRule="auto"/>
    </w:pPr>
  </w:style>
  <w:style w:type="paragraph" w:styleId="ListParagraph">
    <w:name w:val="List Paragraph"/>
    <w:basedOn w:val="Normal"/>
    <w:uiPriority w:val="34"/>
    <w:qFormat/>
    <w:rsid w:val="00E83D35"/>
    <w:pPr>
      <w:ind w:left="720"/>
      <w:contextualSpacing/>
    </w:pPr>
  </w:style>
  <w:style w:type="paragraph" w:styleId="CommentSubject">
    <w:name w:val="annotation subject"/>
    <w:basedOn w:val="CommentText"/>
    <w:next w:val="CommentText"/>
    <w:link w:val="CommentSubjectChar"/>
    <w:uiPriority w:val="99"/>
    <w:semiHidden/>
    <w:unhideWhenUsed/>
    <w:rsid w:val="00611953"/>
    <w:rPr>
      <w:b/>
      <w:bCs/>
    </w:rPr>
  </w:style>
  <w:style w:type="character" w:customStyle="1" w:styleId="CommentSubjectChar">
    <w:name w:val="Comment Subject Char"/>
    <w:basedOn w:val="CommentTextChar"/>
    <w:link w:val="CommentSubject"/>
    <w:uiPriority w:val="99"/>
    <w:semiHidden/>
    <w:rsid w:val="0061195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s://igraph.org" TargetMode="Externa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https://www.cbd.int/decision/cop/?id=12268" TargetMode="External"/><Relationship Id="rId17" Type="http://schemas.openxmlformats.org/officeDocument/2006/relationships/footer" Target="foot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bd.int/decision/cop/?id=12268" TargetMode="Externa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https://www.cbd.int/gbo/gbo5/publication/gbo-5-spm-en.pdf" TargetMode="External"/><Relationship Id="rId23" Type="http://schemas.openxmlformats.org/officeDocument/2006/relationships/fontTable" Target="fontTable.xml"/><Relationship Id="rId10" Type="http://schemas.openxmlformats.org/officeDocument/2006/relationships/hyperlink" Target="https://github.com/cont-limno/TripleC" TargetMode="Externa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cont-limno/TripleC" TargetMode="External"/><Relationship Id="rId14" Type="http://schemas.openxmlformats.org/officeDocument/2006/relationships/hyperlink" Target="https://cran.r-project.org/package=paran" TargetMode="External"/><Relationship Id="rId2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FFC27C-F4DB-4310-B2C7-C5D1D1CF08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376</TotalTime>
  <Pages>54</Pages>
  <Words>12700</Words>
  <Characters>72391</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immccull@gmail.com</cp:lastModifiedBy>
  <cp:revision>7</cp:revision>
  <dcterms:created xsi:type="dcterms:W3CDTF">2022-03-10T18:49:00Z</dcterms:created>
  <dcterms:modified xsi:type="dcterms:W3CDTF">2022-03-23T15:27:00Z</dcterms:modified>
</cp:coreProperties>
</file>